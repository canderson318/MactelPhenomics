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both"/>
        <w:rPr>
          <w:b w:val="1"/>
          <w:bCs w:val="1"/>
        </w:rPr>
      </w:pPr>
      <w:r w:rsidDel="00000000" w:rsidR="00000000" w:rsidRPr="00000000">
        <w:rPr>
          <w:b w:val="1"/>
          <w:bCs w:val="1"/>
          <w:rtl w:val="0"/>
        </w:rPr>
        <w:t xml:space="preserve">Precision Mapping of Retinal Disease: Identification of Differential Progression Trajectories via Imaging Phenomics</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b w:val="1"/>
          <w:bCs w:val="1"/>
          <w:rtl w:val="0"/>
        </w:rPr>
        <w:t xml:space="preserve">Authors</w:t>
      </w:r>
      <w:r w:rsidDel="00000000" w:rsidR="00000000" w:rsidRPr="00000000">
        <w:rPr>
          <w:rtl w:val="0"/>
        </w:rPr>
        <w:t xml:space="preserve">:</w:t>
      </w:r>
    </w:p>
    <w:p w:rsidR="00000000" w:rsidDel="00000000" w:rsidP="00000000" w:rsidRDefault="00000000" w:rsidRPr="00000000" w14:paraId="00000005">
      <w:pPr>
        <w:jc w:val="both"/>
        <w:rPr/>
      </w:pPr>
      <w:r w:rsidDel="00000000" w:rsidR="00000000" w:rsidRPr="00000000">
        <w:rPr>
          <w:rtl w:val="0"/>
        </w:rPr>
        <w:t xml:space="preserve">Christian Anderson</w:t>
      </w:r>
      <w:r w:rsidDel="00000000" w:rsidR="00000000" w:rsidRPr="00000000">
        <w:rPr>
          <w:rtl w:val="0"/>
        </w:rPr>
        <w:t xml:space="preserve"> </w:t>
      </w:r>
      <w:r w:rsidDel="00000000" w:rsidR="00000000" w:rsidRPr="00000000">
        <w:rPr>
          <w:vertAlign w:val="superscript"/>
          <w:rtl w:val="0"/>
        </w:rPr>
        <w:t xml:space="preserve">1</w:t>
      </w:r>
      <w:r w:rsidDel="00000000" w:rsidR="00000000" w:rsidRPr="00000000">
        <w:rPr>
          <w:rtl w:val="0"/>
        </w:rPr>
        <w:t xml:space="preserve">, Liam Scott </w:t>
      </w:r>
      <w:r w:rsidDel="00000000" w:rsidR="00000000" w:rsidRPr="00000000">
        <w:rPr>
          <w:vertAlign w:val="superscript"/>
          <w:rtl w:val="0"/>
        </w:rPr>
        <w:t xml:space="preserve">2,3</w:t>
      </w:r>
      <w:r w:rsidDel="00000000" w:rsidR="00000000" w:rsidRPr="00000000">
        <w:rPr>
          <w:i w:val="1"/>
          <w:iCs w:val="1"/>
          <w:rtl w:val="0"/>
        </w:rPr>
        <w:t xml:space="preserve">, </w:t>
      </w:r>
      <w:r w:rsidDel="00000000" w:rsidR="00000000" w:rsidRPr="00000000">
        <w:rPr>
          <w:i w:val="1"/>
          <w:iCs w:val="1"/>
          <w:rtl w:val="0"/>
        </w:rPr>
        <w:t xml:space="preserve">Irene Leung </w:t>
      </w:r>
      <w:r w:rsidDel="00000000" w:rsidR="00000000" w:rsidRPr="00000000">
        <w:rPr>
          <w:i w:val="1"/>
          <w:iCs w:val="1"/>
          <w:vertAlign w:val="superscript"/>
          <w:rtl w:val="0"/>
        </w:rPr>
        <w:t xml:space="preserve">4</w:t>
      </w:r>
      <w:r w:rsidDel="00000000" w:rsidR="00000000" w:rsidRPr="00000000">
        <w:rPr>
          <w:i w:val="1"/>
          <w:iCs w:val="1"/>
          <w:rtl w:val="0"/>
        </w:rPr>
        <w:t xml:space="preserve">, Ferenc Sallo </w:t>
      </w:r>
      <w:r w:rsidDel="00000000" w:rsidR="00000000" w:rsidRPr="00000000">
        <w:rPr>
          <w:i w:val="1"/>
          <w:iCs w:val="1"/>
          <w:vertAlign w:val="superscript"/>
          <w:rtl w:val="0"/>
        </w:rPr>
        <w:t xml:space="preserve">5</w:t>
      </w:r>
      <w:r w:rsidDel="00000000" w:rsidR="00000000" w:rsidRPr="00000000">
        <w:rPr>
          <w:i w:val="1"/>
          <w:iCs w:val="1"/>
          <w:rtl w:val="0"/>
        </w:rPr>
        <w:t xml:space="preserve">, Catherine Egan </w:t>
      </w:r>
      <w:r w:rsidDel="00000000" w:rsidR="00000000" w:rsidRPr="00000000">
        <w:rPr>
          <w:i w:val="1"/>
          <w:iCs w:val="1"/>
          <w:vertAlign w:val="superscript"/>
          <w:rtl w:val="0"/>
        </w:rPr>
        <w:t xml:space="preserve">4</w:t>
      </w:r>
      <w:r w:rsidDel="00000000" w:rsidR="00000000" w:rsidRPr="00000000">
        <w:rPr>
          <w:i w:val="1"/>
          <w:iCs w:val="1"/>
          <w:rtl w:val="0"/>
        </w:rPr>
        <w:t xml:space="preserve">, Tunde Peto </w:t>
      </w:r>
      <w:r w:rsidDel="00000000" w:rsidR="00000000" w:rsidRPr="00000000">
        <w:rPr>
          <w:i w:val="1"/>
          <w:iCs w:val="1"/>
          <w:vertAlign w:val="superscript"/>
          <w:rtl w:val="0"/>
        </w:rPr>
        <w:t xml:space="preserve">6</w:t>
      </w:r>
      <w:r w:rsidDel="00000000" w:rsidR="00000000" w:rsidRPr="00000000">
        <w:rPr>
          <w:i w:val="1"/>
          <w:iCs w:val="1"/>
          <w:rtl w:val="0"/>
        </w:rPr>
        <w:t xml:space="preserve">,</w:t>
      </w:r>
      <w:r w:rsidDel="00000000" w:rsidR="00000000" w:rsidRPr="00000000">
        <w:rPr>
          <w:rtl w:val="0"/>
        </w:rPr>
        <w:t xml:space="preserve"> The MacTel Consortium </w:t>
      </w:r>
      <w:r w:rsidDel="00000000" w:rsidR="00000000" w:rsidRPr="00000000">
        <w:rPr>
          <w:vertAlign w:val="superscript"/>
          <w:rtl w:val="0"/>
        </w:rPr>
        <w:t xml:space="preserve">*</w:t>
      </w:r>
      <w:r w:rsidDel="00000000" w:rsidR="00000000" w:rsidRPr="00000000">
        <w:rPr>
          <w:i w:val="1"/>
          <w:iCs w:val="1"/>
          <w:rtl w:val="0"/>
        </w:rPr>
        <w:t xml:space="preserve">, </w:t>
      </w:r>
      <w:r w:rsidDel="00000000" w:rsidR="00000000" w:rsidRPr="00000000">
        <w:rPr>
          <w:i w:val="1"/>
          <w:iCs w:val="1"/>
          <w:rtl w:val="0"/>
        </w:rPr>
        <w:t xml:space="preserve">Melanie Bahlo </w:t>
      </w:r>
      <w:r w:rsidDel="00000000" w:rsidR="00000000" w:rsidRPr="00000000">
        <w:rPr>
          <w:i w:val="1"/>
          <w:iCs w:val="1"/>
          <w:vertAlign w:val="superscript"/>
          <w:rtl w:val="0"/>
        </w:rPr>
        <w:t xml:space="preserve">2,3</w:t>
      </w:r>
      <w:r w:rsidDel="00000000" w:rsidR="00000000" w:rsidRPr="00000000">
        <w:rPr>
          <w:i w:val="1"/>
          <w:iCs w:val="1"/>
          <w:rtl w:val="0"/>
        </w:rPr>
        <w:t xml:space="preserve">, Martin Friedlander </w:t>
      </w:r>
      <w:r w:rsidDel="00000000" w:rsidR="00000000" w:rsidRPr="00000000">
        <w:rPr>
          <w:i w:val="1"/>
          <w:iCs w:val="1"/>
          <w:vertAlign w:val="superscript"/>
          <w:rtl w:val="0"/>
        </w:rPr>
        <w:t xml:space="preserve">1,7</w:t>
      </w:r>
      <w:r w:rsidDel="00000000" w:rsidR="00000000" w:rsidRPr="00000000">
        <w:rPr>
          <w:i w:val="1"/>
          <w:iCs w:val="1"/>
          <w:rtl w:val="0"/>
        </w:rPr>
        <w:t xml:space="preserve">, </w:t>
      </w:r>
      <w:r w:rsidDel="00000000" w:rsidR="00000000" w:rsidRPr="00000000">
        <w:rPr>
          <w:rtl w:val="0"/>
        </w:rPr>
        <w:t xml:space="preserve">Simone Tzaridis</w:t>
      </w:r>
      <w:r w:rsidDel="00000000" w:rsidR="00000000" w:rsidRPr="00000000">
        <w:rPr>
          <w:vertAlign w:val="superscript"/>
          <w:rtl w:val="0"/>
        </w:rPr>
        <w:t xml:space="preserve">1,7</w:t>
      </w:r>
      <w:r w:rsidDel="00000000" w:rsidR="00000000" w:rsidRPr="00000000">
        <w:rPr>
          <w:i w:val="1"/>
          <w:iCs w:val="1"/>
          <w:rtl w:val="0"/>
        </w:rPr>
        <w:t xml:space="preserve">, Lea Scheppke </w:t>
      </w:r>
      <w:r w:rsidDel="00000000" w:rsidR="00000000" w:rsidRPr="00000000">
        <w:rPr>
          <w:i w:val="1"/>
          <w:iCs w:val="1"/>
          <w:vertAlign w:val="superscript"/>
          <w:rtl w:val="0"/>
        </w:rPr>
        <w:t xml:space="preserve">1</w:t>
      </w:r>
      <w:r w:rsidDel="00000000" w:rsidR="00000000" w:rsidRPr="00000000">
        <w:rPr>
          <w:i w:val="1"/>
          <w:iCs w:val="1"/>
          <w:rtl w:val="0"/>
        </w:rPr>
        <w:t xml:space="preserve">, Roberto Bonelli </w:t>
      </w:r>
      <w:r w:rsidDel="00000000" w:rsidR="00000000" w:rsidRPr="00000000">
        <w:rPr>
          <w:i w:val="1"/>
          <w:iCs w:val="1"/>
          <w:vertAlign w:val="superscript"/>
          <w:rtl w:val="0"/>
        </w:rPr>
        <w:t xml:space="preserve">1**</w:t>
      </w: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b w:val="1"/>
          <w:bCs w:val="1"/>
          <w:rtl w:val="0"/>
        </w:rPr>
        <w:t xml:space="preserve">Affiliations</w:t>
      </w:r>
      <w:r w:rsidDel="00000000" w:rsidR="00000000" w:rsidRPr="00000000">
        <w:rPr>
          <w:rtl w:val="0"/>
        </w:rPr>
        <w:t xml:space="preserve">:</w:t>
      </w:r>
    </w:p>
    <w:p w:rsidR="00000000" w:rsidDel="00000000" w:rsidP="00000000" w:rsidRDefault="00000000" w:rsidRPr="00000000" w14:paraId="00000008">
      <w:pPr>
        <w:jc w:val="both"/>
        <w:rPr/>
      </w:pPr>
      <w:r w:rsidDel="00000000" w:rsidR="00000000" w:rsidRPr="00000000">
        <w:rPr>
          <w:rtl w:val="0"/>
        </w:rPr>
        <w:t xml:space="preserve">1 The Lowy Medical Research Institute, La Jolla, USA </w:t>
      </w:r>
    </w:p>
    <w:p w:rsidR="00000000" w:rsidDel="00000000" w:rsidP="00000000" w:rsidRDefault="00000000" w:rsidRPr="00000000" w14:paraId="00000009">
      <w:pPr>
        <w:jc w:val="both"/>
        <w:rPr/>
      </w:pPr>
      <w:r w:rsidDel="00000000" w:rsidR="00000000" w:rsidRPr="00000000">
        <w:rPr>
          <w:rtl w:val="0"/>
        </w:rPr>
        <w:t xml:space="preserve">2 Genetics and Gene Regulation Division, The Walter and Eliza Hall Institute of Medical Research, Australia</w:t>
      </w:r>
    </w:p>
    <w:p w:rsidR="00000000" w:rsidDel="00000000" w:rsidP="00000000" w:rsidRDefault="00000000" w:rsidRPr="00000000" w14:paraId="0000000A">
      <w:pPr>
        <w:jc w:val="both"/>
        <w:rPr/>
      </w:pPr>
      <w:r w:rsidDel="00000000" w:rsidR="00000000" w:rsidRPr="00000000">
        <w:rPr>
          <w:rtl w:val="0"/>
        </w:rPr>
        <w:t xml:space="preserve">3 Department of Medical Biology, The University of Melbourne, Australia</w:t>
      </w:r>
    </w:p>
    <w:p w:rsidR="00000000" w:rsidDel="00000000" w:rsidP="00000000" w:rsidRDefault="00000000" w:rsidRPr="00000000" w14:paraId="0000000B">
      <w:pPr>
        <w:jc w:val="both"/>
        <w:rPr/>
      </w:pPr>
      <w:r w:rsidDel="00000000" w:rsidR="00000000" w:rsidRPr="00000000">
        <w:rPr>
          <w:rtl w:val="0"/>
        </w:rPr>
        <w:t xml:space="preserve">4 </w:t>
      </w:r>
      <w:r w:rsidDel="00000000" w:rsidR="00000000" w:rsidRPr="00000000">
        <w:rPr>
          <w:rtl w:val="0"/>
        </w:rPr>
        <w:t xml:space="preserve">Moorfields Eye Hospital, Institute of Ophthalmology, University College London, United Kingdom</w:t>
      </w: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5 </w:t>
      </w:r>
      <w:r w:rsidDel="00000000" w:rsidR="00000000" w:rsidRPr="00000000">
        <w:rPr>
          <w:rtl w:val="0"/>
        </w:rPr>
        <w:t xml:space="preserve">Hôpital Ophtalmique Jules-Gonin, Fondation Asile des Aveugles, University of Lausanne, Lausanne, Switzerland</w:t>
      </w: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6 </w:t>
      </w:r>
      <w:r w:rsidDel="00000000" w:rsidR="00000000" w:rsidRPr="00000000">
        <w:rPr>
          <w:rtl w:val="0"/>
        </w:rPr>
        <w:t xml:space="preserve">Center for Public Health, Queen’s University Belfast, Belfast, United Kingdom</w:t>
      </w:r>
      <w:r w:rsidDel="00000000" w:rsidR="00000000" w:rsidRPr="00000000">
        <w:rPr>
          <w:rtl w:val="0"/>
        </w:rPr>
        <w:t xml:space="preserve"> </w:t>
      </w:r>
    </w:p>
    <w:p w:rsidR="00000000" w:rsidDel="00000000" w:rsidP="00000000" w:rsidRDefault="00000000" w:rsidRPr="00000000" w14:paraId="0000000E">
      <w:pPr>
        <w:jc w:val="both"/>
        <w:rPr/>
      </w:pPr>
      <w:r w:rsidDel="00000000" w:rsidR="00000000" w:rsidRPr="00000000">
        <w:rPr>
          <w:rtl w:val="0"/>
        </w:rPr>
        <w:t xml:space="preserve">7 The Scripps Research Institute, USA</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 The list of contributing investigators is available in </w:t>
      </w:r>
      <w:r w:rsidDel="00000000" w:rsidR="00000000" w:rsidRPr="00000000">
        <w:rPr>
          <w:b w:val="1"/>
          <w:bCs w:val="1"/>
          <w:rtl w:val="0"/>
        </w:rPr>
        <w:t xml:space="preserve">Supplementary Table 12</w:t>
      </w:r>
      <w:r w:rsidDel="00000000" w:rsidR="00000000" w:rsidRPr="00000000">
        <w:rPr>
          <w:rtl w:val="0"/>
        </w:rPr>
        <w:t xml:space="preserve">.</w:t>
      </w:r>
    </w:p>
    <w:p w:rsidR="00000000" w:rsidDel="00000000" w:rsidP="00000000" w:rsidRDefault="00000000" w:rsidRPr="00000000" w14:paraId="00000011">
      <w:pPr>
        <w:jc w:val="both"/>
        <w:rPr/>
      </w:pPr>
      <w:r w:rsidDel="00000000" w:rsidR="00000000" w:rsidRPr="00000000">
        <w:rPr>
          <w:rtl w:val="0"/>
        </w:rPr>
        <w:t xml:space="preserve">** Corresponding author: Roberto Bonelli (</w:t>
      </w:r>
      <w:hyperlink r:id="rId6">
        <w:r w:rsidDel="00000000" w:rsidR="00000000" w:rsidRPr="00000000">
          <w:rPr>
            <w:color w:val="0000ff"/>
            <w:u w:val="single"/>
            <w:rtl w:val="0"/>
          </w:rPr>
          <w:t xml:space="preserve">rbonelli@lmri.net</w:t>
        </w:r>
      </w:hyperlink>
      <w:r w:rsidDel="00000000" w:rsidR="00000000" w:rsidRPr="00000000">
        <w:rPr>
          <w:rtl w:val="0"/>
        </w:rPr>
        <w:t xml:space="preserve">)</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shd w:fill="ffffff" w:val="clear"/>
        <w:jc w:val="both"/>
        <w:rPr/>
      </w:pPr>
      <w:r w:rsidDel="00000000" w:rsidR="00000000" w:rsidRPr="00000000">
        <w:rPr>
          <w:b w:val="1"/>
          <w:bCs w:val="1"/>
          <w:color w:val="333333"/>
          <w:sz w:val="26"/>
          <w:szCs w:val="26"/>
          <w:rtl w:val="0"/>
        </w:rPr>
        <w:t xml:space="preserve">Graphical a</w:t>
      </w:r>
      <w:r w:rsidDel="00000000" w:rsidR="00000000" w:rsidRPr="00000000">
        <w:rPr>
          <w:b w:val="1"/>
          <w:bCs w:val="1"/>
          <w:color w:val="333333"/>
          <w:sz w:val="26"/>
          <w:szCs w:val="26"/>
          <w:rtl w:val="0"/>
        </w:rPr>
        <w:t xml:space="preserve">bstract</w:t>
      </w: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drawing>
          <wp:inline distB="114300" distT="114300" distL="114300" distR="114300">
            <wp:extent cx="6381750" cy="2669577"/>
            <wp:effectExtent b="0" l="0" r="0" t="0"/>
            <wp:docPr id="4" name="image1.png"/>
            <a:graphic>
              <a:graphicData uri="http://schemas.openxmlformats.org/drawingml/2006/picture">
                <pic:pic>
                  <pic:nvPicPr>
                    <pic:cNvPr id="0" name="image1.png"/>
                    <pic:cNvPicPr preferRelativeResize="0"/>
                  </pic:nvPicPr>
                  <pic:blipFill>
                    <a:blip r:embed="rId7"/>
                    <a:srcRect b="12141" l="0" r="0" t="13465"/>
                    <a:stretch>
                      <a:fillRect/>
                    </a:stretch>
                  </pic:blipFill>
                  <pic:spPr>
                    <a:xfrm>
                      <a:off x="0" y="0"/>
                      <a:ext cx="6381750" cy="2669577"/>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both"/>
        <w:rPr/>
      </w:pPr>
      <w:r w:rsidDel="00000000" w:rsidR="00000000" w:rsidRPr="00000000">
        <w:rPr>
          <w:color w:val="3b3a3b"/>
          <w:sz w:val="21"/>
          <w:szCs w:val="21"/>
          <w:rtl w:val="0"/>
        </w:rPr>
        <w:t xml:space="preserve">Applying single-cell RNA-seq techniques to large-scale clinical phenotypic data enables the discovery of differential disease progression trajectories and the construction of data-driven progression scores. These can then be integrated into precision medicine studies to investigate the drivers of patient-specific disease outcomes.</w:t>
      </w:r>
      <w:r w:rsidDel="00000000" w:rsidR="00000000" w:rsidRPr="00000000">
        <w:rPr>
          <w:rtl w:val="0"/>
        </w:rPr>
        <w:t xml:space="preserve"> </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shd w:fill="ffffff" w:val="clear"/>
        <w:jc w:val="both"/>
        <w:rPr/>
      </w:pPr>
      <w:r w:rsidDel="00000000" w:rsidR="00000000" w:rsidRPr="00000000">
        <w:rPr>
          <w:b w:val="1"/>
          <w:bCs w:val="1"/>
          <w:color w:val="333333"/>
          <w:sz w:val="26"/>
          <w:szCs w:val="26"/>
          <w:rtl w:val="0"/>
        </w:rPr>
        <w:t xml:space="preserve">Abstract</w:t>
      </w: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We propose a new framework for the analysis of large clinical phenotypic datasets through the repurposing of single-cell </w:t>
      </w:r>
      <w:r w:rsidDel="00000000" w:rsidR="00000000" w:rsidRPr="00000000">
        <w:rPr>
          <w:rtl w:val="0"/>
        </w:rPr>
        <w:t xml:space="preserve">RNA-sequencing analysis techniques</w:t>
      </w:r>
      <w:r w:rsidDel="00000000" w:rsidR="00000000" w:rsidRPr="00000000">
        <w:rPr>
          <w:rtl w:val="0"/>
        </w:rPr>
        <w:t xml:space="preserve">. By utilizing similarities between cellular development and clinical heterogeneity, we show that techniques such as clustering, pseudo-time, and trajectory analysis can reveal different disease progression trajectories. Our approach permits the extraction of long-term p</w:t>
      </w:r>
      <w:r w:rsidDel="00000000" w:rsidR="00000000" w:rsidRPr="00000000">
        <w:rPr>
          <w:rtl w:val="0"/>
        </w:rPr>
        <w:t xml:space="preserve">rogression trajectories from large cross-sectional datasets </w:t>
      </w:r>
      <w:r w:rsidDel="00000000" w:rsidR="00000000" w:rsidRPr="00000000">
        <w:rPr>
          <w:rtl w:val="0"/>
        </w:rPr>
        <w:t xml:space="preserve">while overcoming the hurdle of a lack of longitudinal data plaguing many large clinical phenotypic studies</w:t>
      </w:r>
      <w:r w:rsidDel="00000000" w:rsidR="00000000" w:rsidRPr="00000000">
        <w:rPr>
          <w:rtl w:val="0"/>
        </w:rPr>
        <w:t xml:space="preserve">. We present this framework on t</w:t>
      </w:r>
      <w:r w:rsidDel="00000000" w:rsidR="00000000" w:rsidRPr="00000000">
        <w:rPr>
          <w:rtl w:val="0"/>
        </w:rPr>
        <w:t xml:space="preserve">he retinal degenerative disease macular telangiectasia type 2 (MacTel) and derived previously unknown differential disease progression trajectories from </w:t>
      </w:r>
      <w:r w:rsidDel="00000000" w:rsidR="00000000" w:rsidRPr="00000000">
        <w:rPr>
          <w:rtl w:val="0"/>
        </w:rPr>
        <w:t xml:space="preserve">87 clinically graded phenotypic variables measured in 7,888 eyes (3,971 patients).</w:t>
      </w:r>
      <w:r w:rsidDel="00000000" w:rsidR="00000000" w:rsidRPr="00000000">
        <w:rPr>
          <w:rtl w:val="0"/>
        </w:rPr>
        <w:t xml:space="preserve"> One progression trajectory was characterized by vascular alterations, the other by severe neurodegeneration and vision loss. Older and diabetic patients were significantly more likely to progress toward the neurodegenerative route. We demonstrate how pseudo-time calculations reveal a holistic fine-scale data-driven progression score useful for analytical investigations, which complements previously established clinical severity scores. Lastly, integration of genetic data on 71% of patients revealed that genetic background affects phenotype heterogeneity, differential progression trajectory, but not progression rate.</w:t>
      </w: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shd w:fill="ffffff" w:val="clear"/>
        <w:jc w:val="both"/>
        <w:rPr/>
      </w:pPr>
      <w:r w:rsidDel="00000000" w:rsidR="00000000" w:rsidRPr="00000000">
        <w:rPr>
          <w:b w:val="1"/>
          <w:bCs w:val="1"/>
          <w:color w:val="333333"/>
          <w:sz w:val="26"/>
          <w:szCs w:val="26"/>
          <w:rtl w:val="0"/>
        </w:rPr>
        <w:t xml:space="preserve">Introduction</w:t>
      </w: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Many diseases present with complex manifestations of clinical symptoms, often referred to as subtypes. This may also extend to differential disease progression trajectories, with slow and fast progressors. This clinical variability complicates timely diagnosis, reliable prognosis, and precise definitions of disease progression - all essential components for effective disease research, management, and treatment. As patient data exponentially increases, personalised medicine and a molecular understanding of the basis of disease subtypes and progression patterns are becoming </w:t>
      </w:r>
      <w:r w:rsidDel="00000000" w:rsidR="00000000" w:rsidRPr="00000000">
        <w:rPr>
          <w:rtl w:val="0"/>
        </w:rPr>
        <w:t xml:space="preserve">increasingly achievable</w:t>
      </w:r>
      <w:r w:rsidDel="00000000" w:rsidR="00000000" w:rsidRPr="00000000">
        <w:rPr>
          <w:rtl w:val="0"/>
        </w:rPr>
        <w:t xml:space="preserve">. Disease classification, subtyping, and progression definitions have historically relied largely on endpoints that clinicians consistently categorise as distinct disease subtypes or discrete stages along a linear progression </w:t>
      </w:r>
      <w:r w:rsidDel="00000000" w:rsidR="00000000" w:rsidRPr="00000000">
        <w:rPr>
          <w:rtl w:val="0"/>
        </w:rPr>
        <w:t xml:space="preserve">scale</w:t>
      </w:r>
      <w:r w:rsidDel="00000000" w:rsidR="00000000" w:rsidRPr="00000000">
        <w:rPr>
          <w:rtl w:val="0"/>
        </w:rPr>
        <w:t xml:space="preserve">.</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Clinical phenomics studies are increasing, being </w:t>
      </w:r>
      <w:r w:rsidDel="00000000" w:rsidR="00000000" w:rsidRPr="00000000">
        <w:rPr>
          <w:rtl w:val="0"/>
        </w:rPr>
        <w:t xml:space="preserve">driven by</w:t>
      </w:r>
      <w:r w:rsidDel="00000000" w:rsidR="00000000" w:rsidRPr="00000000">
        <w:rPr>
          <w:rtl w:val="0"/>
        </w:rPr>
        <w:t xml:space="preserve"> the advent of automated imaging analytics tools. These tools can derive novel clinical phenotypes from patient imaging data that previously required time-consuming analysis by experts. As a result, the search for novel, more detailed disease subtypes and the differentiation of progression trajectories has become more prominent. The growing availability of ‘omics data from large disease cohorts and population biobanks has led to increased integration of ‘omics data with the clinical phenome </w:t>
      </w:r>
      <w:hyperlink r:id="rId8">
        <w:r w:rsidDel="00000000" w:rsidR="00000000" w:rsidRPr="00000000">
          <w:rPr>
            <w:b w:val="0"/>
            <w:bCs w:val="0"/>
            <w:color w:val="000000"/>
            <w:u w:val="none"/>
            <w:vertAlign w:val="superscript"/>
            <w:rtl w:val="0"/>
          </w:rPr>
          <w:t xml:space="preserve">1–4</w:t>
        </w:r>
      </w:hyperlink>
      <w:r w:rsidDel="00000000" w:rsidR="00000000" w:rsidRPr="00000000">
        <w:rPr>
          <w:rtl w:val="0"/>
        </w:rPr>
        <w:t xml:space="preserve">. Researchers are applying high-dimensional analysis techniques, often pioneered in other areas, to large-scale clinical phenotypic datasets to uncover data-driven disease subtypes and to map progression trajectories. Recent studies have leveraged large datasets and multidimensional analysis techniques to define subtypes of common diseases such as type II diabetes </w:t>
      </w:r>
      <w:hyperlink r:id="rId9">
        <w:r w:rsidDel="00000000" w:rsidR="00000000" w:rsidRPr="00000000">
          <w:rPr>
            <w:b w:val="0"/>
            <w:bCs w:val="0"/>
            <w:color w:val="000000"/>
            <w:u w:val="none"/>
            <w:vertAlign w:val="superscript"/>
            <w:rtl w:val="0"/>
          </w:rPr>
          <w:t xml:space="preserve">5</w:t>
        </w:r>
      </w:hyperlink>
      <w:r w:rsidDel="00000000" w:rsidR="00000000" w:rsidRPr="00000000">
        <w:rPr>
          <w:rtl w:val="0"/>
        </w:rPr>
        <w:t xml:space="preserve">, heart failure </w:t>
      </w:r>
      <w:hyperlink r:id="rId10">
        <w:r w:rsidDel="00000000" w:rsidR="00000000" w:rsidRPr="00000000">
          <w:rPr>
            <w:b w:val="0"/>
            <w:bCs w:val="0"/>
            <w:color w:val="000000"/>
            <w:u w:val="none"/>
            <w:vertAlign w:val="superscript"/>
            <w:rtl w:val="0"/>
          </w:rPr>
          <w:t xml:space="preserve">6,7</w:t>
        </w:r>
      </w:hyperlink>
      <w:r w:rsidDel="00000000" w:rsidR="00000000" w:rsidRPr="00000000">
        <w:rPr>
          <w:rtl w:val="0"/>
        </w:rPr>
        <w:t xml:space="preserve">, and Parkinson's disease </w:t>
      </w:r>
      <w:hyperlink r:id="rId11">
        <w:r w:rsidDel="00000000" w:rsidR="00000000" w:rsidRPr="00000000">
          <w:rPr>
            <w:b w:val="0"/>
            <w:bCs w:val="0"/>
            <w:color w:val="000000"/>
            <w:u w:val="none"/>
            <w:vertAlign w:val="superscript"/>
            <w:rtl w:val="0"/>
          </w:rPr>
          <w:t xml:space="preserve">8</w:t>
        </w:r>
      </w:hyperlink>
      <w:r w:rsidDel="00000000" w:rsidR="00000000" w:rsidRPr="00000000">
        <w:rPr>
          <w:rtl w:val="0"/>
        </w:rPr>
        <w:t xml:space="preserve">.</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Retinal diseases are often characterized by a variety of clinical signs that can be measured precisely using non-invasive, cost-effective retinal imaging techniques such as color fundus or optical coherence tomography (OCT). As such, retinal diseases are perfect candidates for deep phenotypic clinical characterisation. Age-related macular degeneration (AMD), a genetically and phenotypically complex common retinal disease, is known to progress to two clinically distinct subtypes that differ not only in retinal structural changes but also in prognosis for vision loss. These subtypes may have distinct molecular architectures </w:t>
      </w:r>
      <w:hyperlink r:id="rId12">
        <w:r w:rsidDel="00000000" w:rsidR="00000000" w:rsidRPr="00000000">
          <w:rPr>
            <w:b w:val="0"/>
            <w:bCs w:val="0"/>
            <w:color w:val="000000"/>
            <w:u w:val="none"/>
            <w:vertAlign w:val="superscript"/>
            <w:rtl w:val="0"/>
          </w:rPr>
          <w:t xml:space="preserve">9–12</w:t>
        </w:r>
      </w:hyperlink>
      <w:r w:rsidDel="00000000" w:rsidR="00000000" w:rsidRPr="00000000">
        <w:rPr>
          <w:rtl w:val="0"/>
        </w:rPr>
        <w:t xml:space="preserve">. However, unlike AMD, for which divergent disease endpoints are clear, many other retinal diseases are assumed to follow a single progression pathway.</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ins w:author="Roberto Bonelli" w:id="3" w:date="2026-04-15T21:43:13Z"/>
        </w:rPr>
      </w:pPr>
      <w:r w:rsidDel="00000000" w:rsidR="00000000" w:rsidRPr="00000000">
        <w:rPr>
          <w:rtl w:val="0"/>
        </w:rPr>
        <w:t xml:space="preserve">In this study, we analyzed data from patients affected by macular telangiectasia type 2 (MacTel), a rare, genetically complex retinal disorder that exhibits marked heterogeneity in both structural retinal changes and functional deficits </w:t>
      </w:r>
      <w:hyperlink r:id="rId13">
        <w:r w:rsidDel="00000000" w:rsidR="00000000" w:rsidRPr="00000000">
          <w:rPr>
            <w:b w:val="0"/>
            <w:bCs w:val="0"/>
            <w:color w:val="000000"/>
            <w:u w:val="none"/>
            <w:vertAlign w:val="superscript"/>
            <w:rtl w:val="0"/>
          </w:rPr>
          <w:t xml:space="preserve">13–17</w:t>
        </w:r>
      </w:hyperlink>
      <w:r w:rsidDel="00000000" w:rsidR="00000000" w:rsidRPr="00000000">
        <w:rPr>
          <w:rtl w:val="0"/>
        </w:rPr>
        <w:t xml:space="preserve">. Patients with MacTel differ in features such as</w:t>
      </w:r>
      <w:ins w:author="Roberto Bonelli" w:id="0" w:date="2026-04-15T17:41:43Z">
        <w:r w:rsidDel="00000000" w:rsidR="00000000" w:rsidRPr="00000000">
          <w:rPr>
            <w:rtl w:val="0"/>
          </w:rPr>
          <w:t xml:space="preserve"> vascular</w:t>
        </w:r>
      </w:ins>
      <w:r w:rsidDel="00000000" w:rsidR="00000000" w:rsidRPr="00000000">
        <w:rPr>
          <w:rtl w:val="0"/>
        </w:rPr>
        <w:t xml:space="preserve"> telangiectasia, retinal cavities, crystalline deposits, pigmentation, </w:t>
      </w:r>
      <w:r w:rsidDel="00000000" w:rsidR="00000000" w:rsidRPr="00000000">
        <w:rPr>
          <w:rtl w:val="0"/>
        </w:rPr>
        <w:t xml:space="preserve">neovascularization,</w:t>
      </w:r>
      <w:r w:rsidDel="00000000" w:rsidR="00000000" w:rsidRPr="00000000">
        <w:rPr>
          <w:rtl w:val="0"/>
        </w:rPr>
        <w:t xml:space="preserve"> </w:t>
      </w:r>
      <w:ins w:author="Roberto Bonelli" w:id="1" w:date="2026-04-15T21:01:10Z">
        <w:r w:rsidDel="00000000" w:rsidR="00000000" w:rsidRPr="00000000">
          <w:rPr>
            <w:rtl w:val="0"/>
            <w:rPrChange w:author="Roberto Bonelli" w:id="2" w:date="2026-04-15T21:01:10Z">
              <w:rPr/>
            </w:rPrChange>
          </w:rPr>
          <w:t xml:space="preserve">and</w:t>
        </w:r>
      </w:ins>
      <w:del w:author="Roberto Bonelli" w:id="1" w:date="2026-04-15T21:01:10Z">
        <w:r w:rsidDel="00000000" w:rsidR="00000000" w:rsidRPr="00000000">
          <w:rPr>
            <w:rtl w:val="0"/>
            <w:rPrChange w:author="Roberto Bonelli" w:id="2" w:date="2026-04-15T21:01:10Z">
              <w:rPr/>
            </w:rPrChange>
          </w:rPr>
          <w:delText xml:space="preserve">as well as</w:delText>
        </w:r>
      </w:del>
      <w:r w:rsidDel="00000000" w:rsidR="00000000" w:rsidRPr="00000000">
        <w:rPr>
          <w:rtl w:val="0"/>
        </w:rPr>
        <w:t xml:space="preserve"> vision loss rate </w:t>
      </w:r>
      <w:hyperlink r:id="rId14">
        <w:r w:rsidDel="00000000" w:rsidR="00000000" w:rsidRPr="00000000">
          <w:rPr>
            <w:b w:val="0"/>
            <w:bCs w:val="0"/>
            <w:color w:val="000000"/>
            <w:u w:val="none"/>
            <w:vertAlign w:val="superscript"/>
            <w:rtl w:val="0"/>
          </w:rPr>
          <w:t xml:space="preserve">13</w:t>
        </w:r>
      </w:hyperlink>
      <w:r w:rsidDel="00000000" w:rsidR="00000000" w:rsidRPr="00000000">
        <w:rPr>
          <w:rtl w:val="0"/>
        </w:rPr>
        <w:t xml:space="preserve">. The magnitude of MacTel’s clinical variability is not fully understood </w:t>
      </w:r>
      <w:hyperlink r:id="rId15">
        <w:r w:rsidDel="00000000" w:rsidR="00000000" w:rsidRPr="00000000">
          <w:rPr>
            <w:b w:val="0"/>
            <w:bCs w:val="0"/>
            <w:color w:val="000000"/>
            <w:u w:val="none"/>
            <w:vertAlign w:val="superscript"/>
            <w:rtl w:val="0"/>
          </w:rPr>
          <w:t xml:space="preserve">18</w:t>
        </w:r>
      </w:hyperlink>
      <w:r w:rsidDel="00000000" w:rsidR="00000000" w:rsidRPr="00000000">
        <w:rPr>
          <w:rtl w:val="0"/>
        </w:rPr>
        <w:t xml:space="preserve">, and the disease is currently thought to follow a linear progression pattern, which has been characterised into seven stages </w:t>
      </w:r>
      <w:hyperlink r:id="rId16">
        <w:r w:rsidDel="00000000" w:rsidR="00000000" w:rsidRPr="00000000">
          <w:rPr>
            <w:b w:val="0"/>
            <w:bCs w:val="0"/>
            <w:color w:val="000000"/>
            <w:u w:val="none"/>
            <w:vertAlign w:val="superscript"/>
            <w:rtl w:val="0"/>
          </w:rPr>
          <w:t xml:space="preserve">14</w:t>
        </w:r>
      </w:hyperlink>
      <w:r w:rsidDel="00000000" w:rsidR="00000000" w:rsidRPr="00000000">
        <w:rPr>
          <w:rtl w:val="0"/>
        </w:rPr>
        <w:t xml:space="preserve">. We analyzed data from </w:t>
      </w:r>
      <w:r w:rsidDel="00000000" w:rsidR="00000000" w:rsidRPr="00000000">
        <w:rPr>
          <w:rtl w:val="0"/>
        </w:rPr>
        <w:t xml:space="preserve">7,888 eyes (3,971 patients) from </w:t>
      </w:r>
      <w:r w:rsidDel="00000000" w:rsidR="00000000" w:rsidRPr="00000000">
        <w:rPr>
          <w:rtl w:val="0"/>
        </w:rPr>
        <w:t xml:space="preserve">the MacTel imaging biobank </w:t>
      </w:r>
      <w:hyperlink r:id="rId17">
        <w:r w:rsidDel="00000000" w:rsidR="00000000" w:rsidRPr="00000000">
          <w:rPr>
            <w:b w:val="0"/>
            <w:bCs w:val="0"/>
            <w:color w:val="000000"/>
            <w:u w:val="none"/>
            <w:vertAlign w:val="superscript"/>
            <w:rtl w:val="0"/>
          </w:rPr>
          <w:t xml:space="preserve">19</w:t>
        </w:r>
      </w:hyperlink>
      <w:r w:rsidDel="00000000" w:rsidR="00000000" w:rsidRPr="00000000">
        <w:rPr>
          <w:rtl w:val="0"/>
        </w:rPr>
        <w:t xml:space="preserve">, capturing 87 clinically graded phenotypic variables. We adapt analytical techniques from single-cell RNA-sequencing (scRNA-seq), such as high-dimensional clustering and pseudotime trajectory inference, to the retinal clinical imaging data. These </w:t>
      </w:r>
      <w:r w:rsidDel="00000000" w:rsidR="00000000" w:rsidRPr="00000000">
        <w:rPr>
          <w:rtl w:val="0"/>
        </w:rPr>
        <w:t xml:space="preserve">well-established computational tools from transcriptomics traditionally reconstruct cell differentiation pathways; here, we extend them </w:t>
      </w:r>
      <w:r w:rsidDel="00000000" w:rsidR="00000000" w:rsidRPr="00000000">
        <w:rPr>
          <w:rtl w:val="0"/>
        </w:rPr>
        <w:t xml:space="preserve">to clinical phenomics. The approach leverages the large cross-sectional dataset, while a smaller longitudinal subset was used to validate the findings. We then integrated our findings with genetic data to investigate the genetic underpinnings of the disease’s clinical heterogeneity. </w:t>
      </w:r>
      <w:ins w:author="Roberto Bonelli" w:id="3" w:date="2026-04-15T21:43:13Z">
        <w:r w:rsidDel="00000000" w:rsidR="00000000" w:rsidRPr="00000000">
          <w:rPr>
            <w:rtl w:val="0"/>
          </w:rPr>
        </w:r>
      </w:ins>
    </w:p>
    <w:p w:rsidR="00000000" w:rsidDel="00000000" w:rsidP="00000000" w:rsidRDefault="00000000" w:rsidRPr="00000000" w14:paraId="00000029">
      <w:pPr>
        <w:jc w:val="both"/>
        <w:rPr>
          <w:ins w:author="Roberto Bonelli" w:id="3" w:date="2026-04-15T21:43:13Z"/>
        </w:rPr>
      </w:pPr>
      <w:ins w:author="Roberto Bonelli" w:id="3" w:date="2026-04-15T21:43:13Z">
        <w:r w:rsidDel="00000000" w:rsidR="00000000" w:rsidRPr="00000000">
          <w:rPr>
            <w:rtl w:val="0"/>
          </w:rPr>
        </w:r>
      </w:ins>
    </w:p>
    <w:p w:rsidR="00000000" w:rsidDel="00000000" w:rsidP="00000000" w:rsidRDefault="00000000" w:rsidRPr="00000000" w14:paraId="0000002A">
      <w:pPr>
        <w:jc w:val="both"/>
        <w:rPr/>
      </w:pPr>
      <w:ins w:author="Roberto Bonelli" w:id="3" w:date="2026-04-15T21:43:13Z">
        <w:r w:rsidDel="00000000" w:rsidR="00000000" w:rsidRPr="00000000">
          <w:rPr>
            <w:rtl w:val="0"/>
          </w:rPr>
          <w:t xml:space="preserve">The </w:t>
        </w:r>
        <w:r w:rsidDel="00000000" w:rsidR="00000000" w:rsidRPr="00000000">
          <w:rPr>
            <w:rtl w:val="0"/>
            <w:rPrChange w:author="Roberto Bonelli" w:id="4" w:date="2026-04-15T21:43:13Z">
              <w:rPr/>
            </w:rPrChange>
          </w:rPr>
          <w:t xml:space="preserve">novelty</w:t>
        </w:r>
        <w:r w:rsidDel="00000000" w:rsidR="00000000" w:rsidRPr="00000000">
          <w:rPr>
            <w:rtl w:val="0"/>
          </w:rPr>
          <w:t xml:space="preserve"> of our approach </w:t>
        </w:r>
        <w:r w:rsidDel="00000000" w:rsidR="00000000" w:rsidRPr="00000000">
          <w:rPr>
            <w:rtl w:val="0"/>
            <w:rPrChange w:author="Roberto Bonelli" w:id="4" w:date="2026-04-15T21:43:13Z">
              <w:rPr/>
            </w:rPrChange>
          </w:rPr>
          <w:t xml:space="preserve">relies</w:t>
        </w:r>
        <w:r w:rsidDel="00000000" w:rsidR="00000000" w:rsidRPr="00000000">
          <w:rPr>
            <w:rtl w:val="0"/>
          </w:rPr>
          <w:t xml:space="preserve"> on the power of our framework to elegantly work on clinically graded features and, from these, infer differential disease progression routes using only </w:t>
        </w:r>
        <w:r w:rsidDel="00000000" w:rsidR="00000000" w:rsidRPr="00000000">
          <w:rPr>
            <w:rtl w:val="0"/>
            <w:rPrChange w:author="Roberto Bonelli" w:id="4" w:date="2026-04-15T21:43:13Z">
              <w:rPr/>
            </w:rPrChange>
          </w:rPr>
          <w:t xml:space="preserve">cross-sectional</w:t>
        </w:r>
        <w:r w:rsidDel="00000000" w:rsidR="00000000" w:rsidRPr="00000000">
          <w:rPr>
            <w:rtl w:val="0"/>
          </w:rPr>
          <w:t xml:space="preserve"> data. Finally, by exploiting </w:t>
        </w:r>
        <w:r w:rsidDel="00000000" w:rsidR="00000000" w:rsidRPr="00000000">
          <w:rPr>
            <w:rtl w:val="0"/>
            <w:rPrChange w:author="Roberto Bonelli" w:id="4" w:date="2026-04-15T21:43:13Z">
              <w:rPr/>
            </w:rPrChange>
          </w:rPr>
          <w:t xml:space="preserve">pseudoprogression</w:t>
        </w:r>
        <w:r w:rsidDel="00000000" w:rsidR="00000000" w:rsidRPr="00000000">
          <w:rPr>
            <w:rtl w:val="0"/>
          </w:rPr>
          <w:t xml:space="preserve"> estimation, our study is able to showcase a </w:t>
        </w:r>
        <w:r w:rsidDel="00000000" w:rsidR="00000000" w:rsidRPr="00000000">
          <w:rPr>
            <w:rtl w:val="0"/>
            <w:rPrChange w:author="Roberto Bonelli" w:id="4" w:date="2026-04-15T21:43:13Z">
              <w:rPr/>
            </w:rPrChange>
          </w:rPr>
          <w:t xml:space="preserve">completely</w:t>
        </w:r>
        <w:r w:rsidDel="00000000" w:rsidR="00000000" w:rsidRPr="00000000">
          <w:rPr>
            <w:rtl w:val="0"/>
          </w:rPr>
          <w:t xml:space="preserve"> </w:t>
        </w:r>
        <w:r w:rsidDel="00000000" w:rsidR="00000000" w:rsidRPr="00000000">
          <w:rPr>
            <w:rtl w:val="0"/>
            <w:rPrChange w:author="Roberto Bonelli" w:id="4" w:date="2026-04-15T21:43:13Z">
              <w:rPr/>
            </w:rPrChange>
          </w:rPr>
          <w:t xml:space="preserve">data-driven</w:t>
        </w:r>
        <w:r w:rsidDel="00000000" w:rsidR="00000000" w:rsidRPr="00000000">
          <w:rPr>
            <w:rtl w:val="0"/>
          </w:rPr>
          <w:t xml:space="preserve"> severity scale and non-linear rates of progression. </w:t>
        </w:r>
      </w:ins>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shd w:fill="ffffff" w:val="clear"/>
        <w:jc w:val="both"/>
        <w:rPr>
          <w:b w:val="1"/>
          <w:bCs w:val="1"/>
          <w:color w:val="333333"/>
          <w:sz w:val="26"/>
          <w:szCs w:val="26"/>
        </w:rPr>
      </w:pPr>
      <w:r w:rsidDel="00000000" w:rsidR="00000000" w:rsidRPr="00000000">
        <w:rPr>
          <w:b w:val="1"/>
          <w:bCs w:val="1"/>
          <w:color w:val="333333"/>
          <w:sz w:val="26"/>
          <w:szCs w:val="26"/>
          <w:rtl w:val="0"/>
        </w:rPr>
        <w:t xml:space="preserve">Methods</w:t>
      </w:r>
      <w:r w:rsidDel="00000000" w:rsidR="00000000" w:rsidRPr="00000000">
        <w:rPr>
          <w:rtl w:val="0"/>
        </w:rPr>
      </w:r>
    </w:p>
    <w:p w:rsidR="00000000" w:rsidDel="00000000" w:rsidP="00000000" w:rsidRDefault="00000000" w:rsidRPr="00000000" w14:paraId="0000002F">
      <w:pPr>
        <w:shd w:fill="ffffff" w:val="clear"/>
        <w:jc w:val="both"/>
        <w:rPr>
          <w:b w:val="1"/>
          <w:bCs w:val="1"/>
          <w:color w:val="333333"/>
        </w:rPr>
      </w:pPr>
      <w:r w:rsidDel="00000000" w:rsidR="00000000" w:rsidRPr="00000000">
        <w:rPr>
          <w:rtl w:val="0"/>
        </w:rPr>
      </w:r>
    </w:p>
    <w:p w:rsidR="00000000" w:rsidDel="00000000" w:rsidP="00000000" w:rsidRDefault="00000000" w:rsidRPr="00000000" w14:paraId="00000030">
      <w:pPr>
        <w:shd w:fill="ffffff" w:val="clear"/>
        <w:jc w:val="both"/>
        <w:rPr>
          <w:b w:val="1"/>
          <w:bCs w:val="1"/>
          <w:color w:val="333333"/>
        </w:rPr>
      </w:pPr>
      <w:r w:rsidDel="00000000" w:rsidR="00000000" w:rsidRPr="00000000">
        <w:rPr>
          <w:b w:val="1"/>
          <w:bCs w:val="1"/>
          <w:color w:val="333333"/>
          <w:rtl w:val="0"/>
        </w:rPr>
        <w:t xml:space="preserve">Data Acquisition</w:t>
      </w:r>
    </w:p>
    <w:p w:rsidR="00000000" w:rsidDel="00000000" w:rsidP="00000000" w:rsidRDefault="00000000" w:rsidRPr="00000000" w14:paraId="00000031">
      <w:pPr>
        <w:shd w:fill="ffffff" w:val="clear"/>
        <w:jc w:val="both"/>
        <w:rPr>
          <w:color w:val="333333"/>
        </w:rPr>
      </w:pPr>
      <w:r w:rsidDel="00000000" w:rsidR="00000000" w:rsidRPr="00000000">
        <w:rPr>
          <w:rtl w:val="0"/>
        </w:rPr>
        <w:t xml:space="preserve">A schematic of the study and data cleaning is available in </w:t>
      </w:r>
      <w:r w:rsidDel="00000000" w:rsidR="00000000" w:rsidRPr="00000000">
        <w:rPr>
          <w:b w:val="1"/>
          <w:bCs w:val="1"/>
          <w:rtl w:val="0"/>
        </w:rPr>
        <w:t xml:space="preserve">Figure 1. </w:t>
      </w:r>
      <w:ins w:author="Roberto Bonelli" w:id="5" w:date="2026-04-15T17:57:27Z">
        <w:r w:rsidDel="00000000" w:rsidR="00000000" w:rsidRPr="00000000">
          <w:rPr>
            <w:color w:val="333333"/>
            <w:rtl w:val="0"/>
            <w:rPrChange w:author="Roberto Bonelli" w:id="6" w:date="2026-04-15T17:57:27Z">
              <w:rPr>
                <w:b w:val="1"/>
                <w:bCs w:val="1"/>
              </w:rPr>
            </w:rPrChange>
          </w:rPr>
          <w:t xml:space="preserve">Data was obtained from two clinical studies. The longitudinal MacTel Natural History Observational Study (2005–2010) followed participants from 22 clinical centers across Australia, France, Germany, India, Israel, the United States, and the United Kingdom for up to five years. The cross-sectional MacTel Natural History Observational Registry (2010–Present) examined many of the same patients, plus newly enrolled cases, at a single study visit.</w:t>
        </w:r>
      </w:ins>
      <w:del w:author="Roberto Bonelli" w:id="5" w:date="2026-04-15T17:57:27Z">
        <w:r w:rsidDel="00000000" w:rsidR="00000000" w:rsidRPr="00000000">
          <w:rPr>
            <w:color w:val="333333"/>
            <w:rtl w:val="0"/>
            <w:rPrChange w:author="Roberto Bonelli" w:id="6" w:date="2026-04-15T17:57:27Z">
              <w:rPr>
                <w:color w:val="333333"/>
              </w:rPr>
            </w:rPrChange>
          </w:rPr>
          <w:delText xml:space="preserve">Data was obtained from two clinical studies: </w:delText>
        </w:r>
        <w:r w:rsidDel="00000000" w:rsidR="00000000" w:rsidRPr="00000000">
          <w:rPr>
            <w:color w:val="333333"/>
            <w:rtl w:val="0"/>
            <w:rPrChange w:author="Roberto Bonelli" w:id="6" w:date="2026-04-15T17:57:27Z">
              <w:rPr>
                <w:color w:val="333333"/>
              </w:rPr>
            </w:rPrChange>
          </w:rPr>
          <w:delText xml:space="preserve">the longitudinal MacTel Natural History Observational Study (</w:delText>
        </w:r>
        <w:r w:rsidDel="00000000" w:rsidR="00000000" w:rsidRPr="00000000">
          <w:rPr>
            <w:color w:val="333333"/>
            <w:rtl w:val="0"/>
            <w:rPrChange w:author="Roberto Bonelli" w:id="6" w:date="2026-04-15T17:57:27Z">
              <w:rPr>
                <w:color w:val="333333"/>
              </w:rPr>
            </w:rPrChange>
          </w:rPr>
          <w:delText xml:space="preserve">2005-201</w:delText>
        </w:r>
        <w:r w:rsidDel="00000000" w:rsidR="00000000" w:rsidRPr="00000000">
          <w:rPr>
            <w:color w:val="333333"/>
            <w:rtl w:val="0"/>
            <w:rPrChange w:author="Roberto Bonelli" w:id="6" w:date="2026-04-15T17:57:27Z">
              <w:rPr>
                <w:color w:val="333333"/>
              </w:rPr>
            </w:rPrChange>
          </w:rPr>
          <w:delText xml:space="preserve">0), where participants from 22 clinical centers located in Australia, France, Germany, India, Israel, United States and the United Kingdom were followed for up to five years; and the cross-sectional MacTel Natural History Observational Registry (2010-Present), where many of the same patients and all newly enrolled MacTel patients were examined at a single study visit</w:delText>
        </w:r>
        <w:r w:rsidDel="00000000" w:rsidR="00000000" w:rsidRPr="00000000">
          <w:rPr>
            <w:color w:val="333333"/>
            <w:rtl w:val="0"/>
          </w:rPr>
          <w:delText xml:space="preserve">.</w:delText>
        </w:r>
      </w:del>
      <w:r w:rsidDel="00000000" w:rsidR="00000000" w:rsidRPr="00000000">
        <w:rPr>
          <w:color w:val="333333"/>
          <w:rtl w:val="0"/>
        </w:rPr>
        <w:t xml:space="preserve"> Description and data collection procedures for both are available elsewhere </w:t>
      </w:r>
      <w:hyperlink r:id="rId18">
        <w:r w:rsidDel="00000000" w:rsidR="00000000" w:rsidRPr="00000000">
          <w:rPr>
            <w:b w:val="0"/>
            <w:bCs w:val="0"/>
            <w:color w:val="000000"/>
            <w:u w:val="none"/>
            <w:vertAlign w:val="superscript"/>
            <w:rtl w:val="0"/>
          </w:rPr>
          <w:t xml:space="preserve">19</w:t>
        </w:r>
      </w:hyperlink>
      <w:r w:rsidDel="00000000" w:rsidR="00000000" w:rsidRPr="00000000">
        <w:rPr>
          <w:color w:val="333333"/>
          <w:rtl w:val="0"/>
        </w:rPr>
        <w:t xml:space="preserve">. Both studies collected </w:t>
      </w:r>
      <w:r w:rsidDel="00000000" w:rsidR="00000000" w:rsidRPr="00000000">
        <w:rPr>
          <w:color w:val="333333"/>
          <w:rtl w:val="0"/>
        </w:rPr>
        <w:t xml:space="preserve">imaging </w:t>
      </w:r>
      <w:r w:rsidDel="00000000" w:rsidR="00000000" w:rsidRPr="00000000">
        <w:rPr>
          <w:color w:val="333333"/>
          <w:rtl w:val="0"/>
        </w:rPr>
        <w:t xml:space="preserve">data (color fundus, optical coherence tomography (OCT), fundus autofluorescence, fluorescence angiography); functional data (visual acuity), as well as demographics. Grading consisted of identifying MacTel-relevant macular abnormalities in nine zones divided according to the Early Treatment Diabetic Retinopathy Study (ETDRS) (</w:t>
      </w:r>
      <w:r w:rsidDel="00000000" w:rsidR="00000000" w:rsidRPr="00000000">
        <w:rPr>
          <w:b w:val="1"/>
          <w:bCs w:val="1"/>
          <w:color w:val="333333"/>
          <w:rtl w:val="0"/>
        </w:rPr>
        <w:t xml:space="preserve">Supplementary </w:t>
      </w:r>
      <w:ins w:author="Roberto Bonelli" w:id="7" w:date="2026-04-15T17:45:29Z">
        <w:r w:rsidDel="00000000" w:rsidR="00000000" w:rsidRPr="00000000">
          <w:rPr>
            <w:b w:val="1"/>
            <w:bCs w:val="1"/>
            <w:color w:val="333333"/>
            <w:rtl w:val="0"/>
          </w:rPr>
          <w:t xml:space="preserve">Methods</w:t>
        </w:r>
      </w:ins>
      <w:del w:author="Roberto Bonelli" w:id="7" w:date="2026-04-15T17:45:29Z">
        <w:r w:rsidDel="00000000" w:rsidR="00000000" w:rsidRPr="00000000">
          <w:rPr>
            <w:b w:val="1"/>
            <w:bCs w:val="1"/>
            <w:color w:val="333333"/>
            <w:rtl w:val="0"/>
          </w:rPr>
          <w:delText xml:space="preserve">Materials</w:delText>
        </w:r>
      </w:del>
      <w:r w:rsidDel="00000000" w:rsidR="00000000" w:rsidRPr="00000000">
        <w:rPr>
          <w:color w:val="333333"/>
          <w:rtl w:val="0"/>
        </w:rPr>
        <w:t xml:space="preserve">). The datasets were harmonized into one dataset, with each record representing a patient’s eye at a particular visit.</w:t>
      </w:r>
    </w:p>
    <w:p w:rsidR="00000000" w:rsidDel="00000000" w:rsidP="00000000" w:rsidRDefault="00000000" w:rsidRPr="00000000" w14:paraId="00000032">
      <w:pPr>
        <w:shd w:fill="ffffff" w:val="clear"/>
        <w:jc w:val="both"/>
        <w:rPr>
          <w:color w:val="333333"/>
        </w:rPr>
      </w:pPr>
      <w:r w:rsidDel="00000000" w:rsidR="00000000" w:rsidRPr="00000000">
        <w:rPr>
          <w:rtl w:val="0"/>
        </w:rPr>
      </w:r>
    </w:p>
    <w:p w:rsidR="00000000" w:rsidDel="00000000" w:rsidP="00000000" w:rsidRDefault="00000000" w:rsidRPr="00000000" w14:paraId="00000033">
      <w:pPr>
        <w:shd w:fill="ffffff" w:val="clear"/>
        <w:jc w:val="both"/>
        <w:rPr>
          <w:color w:val="333333"/>
        </w:rPr>
      </w:pPr>
      <w:r w:rsidDel="00000000" w:rsidR="00000000" w:rsidRPr="00000000">
        <w:rPr>
          <w:rtl w:val="0"/>
        </w:rPr>
      </w:r>
    </w:p>
    <w:p w:rsidR="00000000" w:rsidDel="00000000" w:rsidP="00000000" w:rsidRDefault="00000000" w:rsidRPr="00000000" w14:paraId="00000034">
      <w:pPr>
        <w:shd w:fill="ffffff" w:val="clear"/>
        <w:jc w:val="both"/>
        <w:rPr>
          <w:color w:val="333333"/>
        </w:rPr>
      </w:pPr>
      <w:r w:rsidDel="00000000" w:rsidR="00000000" w:rsidRPr="00000000">
        <w:rPr>
          <w:b w:val="1"/>
          <w:bCs w:val="1"/>
          <w:color w:val="333333"/>
          <w:rtl w:val="0"/>
        </w:rPr>
        <w:t xml:space="preserve">Macular Thickness Imputation</w:t>
      </w:r>
      <w:r w:rsidDel="00000000" w:rsidR="00000000" w:rsidRPr="00000000">
        <w:rPr>
          <w:color w:val="333333"/>
          <w:rtl w:val="0"/>
        </w:rPr>
        <w:t xml:space="preserve"> </w:t>
      </w:r>
    </w:p>
    <w:p w:rsidR="00000000" w:rsidDel="00000000" w:rsidP="00000000" w:rsidRDefault="00000000" w:rsidRPr="00000000" w14:paraId="00000035">
      <w:pPr>
        <w:shd w:fill="ffffff" w:val="clear"/>
        <w:jc w:val="both"/>
        <w:rPr>
          <w:color w:val="333333"/>
        </w:rPr>
      </w:pPr>
      <w:r w:rsidDel="00000000" w:rsidR="00000000" w:rsidRPr="00000000">
        <w:rPr>
          <w:color w:val="333333"/>
          <w:rtl w:val="0"/>
        </w:rPr>
        <w:t xml:space="preserve">Three OCT machines were used to measure retinal thickness in each of the nine ETDRS zones, respectively, Cirrus and Stratus by Zeiss, and Spectralis by Heidelberg Engineering, for a total of 27 retinal thickness features. Retinal thickness measurements were taken for the macula only. Imputation of each machine’s missing values for all nine fields was performed using predictive mean matching with the Multiple-Imputation Chained Equations (MICE) method, with five iterations </w:t>
      </w:r>
      <w:hyperlink r:id="rId19">
        <w:r w:rsidDel="00000000" w:rsidR="00000000" w:rsidRPr="00000000">
          <w:rPr>
            <w:b w:val="0"/>
            <w:bCs w:val="0"/>
            <w:color w:val="000000"/>
            <w:u w:val="none"/>
            <w:vertAlign w:val="superscript"/>
            <w:rtl w:val="0"/>
          </w:rPr>
          <w:t xml:space="preserve">20</w:t>
        </w:r>
      </w:hyperlink>
      <w:r w:rsidDel="00000000" w:rsidR="00000000" w:rsidRPr="00000000">
        <w:rPr>
          <w:color w:val="333333"/>
          <w:rtl w:val="0"/>
        </w:rPr>
        <w:t xml:space="preserve">. A large proportion of eyes, hence, had retinal thickness measurements obtained by multiple machines. </w:t>
      </w:r>
      <w:ins w:author="Roberto Bonelli" w:id="8" w:date="2026-04-15T17:58:02Z">
        <w:r w:rsidDel="00000000" w:rsidR="00000000" w:rsidRPr="00000000">
          <w:rPr>
            <w:color w:val="333333"/>
            <w:rtl w:val="0"/>
            <w:rPrChange w:author="Roberto Bonelli" w:id="9" w:date="2026-04-15T17:58:02Z">
              <w:rPr>
                <w:color w:val="333333"/>
              </w:rPr>
            </w:rPrChange>
          </w:rPr>
          <w:t xml:space="preserve">After intra-machine imputation, Spectralis had the most observations and was used as the reference distribution. Stratus and Cirrus measurements were rescaled accordingly, and an average across the three machines was computed to yield nine unified macular thickness measurements.</w:t>
        </w:r>
      </w:ins>
      <w:del w:author="Roberto Bonelli" w:id="8" w:date="2026-04-15T17:58:02Z">
        <w:r w:rsidDel="00000000" w:rsidR="00000000" w:rsidRPr="00000000">
          <w:rPr>
            <w:color w:val="333333"/>
            <w:rtl w:val="0"/>
            <w:rPrChange w:author="Roberto Bonelli" w:id="9" w:date="2026-04-15T17:58:02Z">
              <w:rPr>
                <w:color w:val="333333"/>
              </w:rPr>
            </w:rPrChange>
          </w:rPr>
          <w:delText xml:space="preserve">To this end, after ‘intra-machine-imputation,’ the Spectralis features had the most observations, so Stratus and Cirrus measurements were rescaled to the Spectralis distribution, and an average of the nine corresponding features was taken across the three machines to create nine unified </w:delText>
        </w:r>
        <w:r w:rsidDel="00000000" w:rsidR="00000000" w:rsidRPr="00000000">
          <w:rPr>
            <w:color w:val="333333"/>
            <w:rtl w:val="0"/>
            <w:rPrChange w:author="Roberto Bonelli" w:id="9" w:date="2026-04-15T17:58:02Z">
              <w:rPr>
                <w:color w:val="333333"/>
              </w:rPr>
            </w:rPrChange>
          </w:rPr>
          <w:delText xml:space="preserve">macular </w:delText>
        </w:r>
        <w:r w:rsidDel="00000000" w:rsidR="00000000" w:rsidRPr="00000000">
          <w:rPr>
            <w:color w:val="333333"/>
            <w:rtl w:val="0"/>
            <w:rPrChange w:author="Roberto Bonelli" w:id="9" w:date="2026-04-15T17:58:02Z">
              <w:rPr>
                <w:color w:val="333333"/>
              </w:rPr>
            </w:rPrChange>
          </w:rPr>
          <w:delText xml:space="preserve">thickness measurements.</w:delText>
        </w:r>
      </w:del>
      <w:r w:rsidDel="00000000" w:rsidR="00000000" w:rsidRPr="00000000">
        <w:rPr>
          <w:rtl w:val="0"/>
        </w:rPr>
      </w:r>
    </w:p>
    <w:p w:rsidR="00000000" w:rsidDel="00000000" w:rsidP="00000000" w:rsidRDefault="00000000" w:rsidRPr="00000000" w14:paraId="00000036">
      <w:pPr>
        <w:shd w:fill="ffffff" w:val="clear"/>
        <w:jc w:val="both"/>
        <w:rPr>
          <w:color w:val="333333"/>
        </w:rPr>
      </w:pPr>
      <w:r w:rsidDel="00000000" w:rsidR="00000000" w:rsidRPr="00000000">
        <w:rPr>
          <w:rtl w:val="0"/>
        </w:rPr>
      </w:r>
    </w:p>
    <w:p w:rsidR="00000000" w:rsidDel="00000000" w:rsidP="00000000" w:rsidRDefault="00000000" w:rsidRPr="00000000" w14:paraId="00000037">
      <w:pPr>
        <w:shd w:fill="ffffff" w:val="clear"/>
        <w:jc w:val="both"/>
        <w:rPr>
          <w:color w:val="333333"/>
        </w:rPr>
      </w:pPr>
      <w:r w:rsidDel="00000000" w:rsidR="00000000" w:rsidRPr="00000000">
        <w:rPr>
          <w:b w:val="1"/>
          <w:bCs w:val="1"/>
          <w:color w:val="333333"/>
          <w:rtl w:val="0"/>
        </w:rPr>
        <w:t xml:space="preserve">Foveal Slope</w:t>
      </w:r>
      <w:r w:rsidDel="00000000" w:rsidR="00000000" w:rsidRPr="00000000">
        <w:rPr>
          <w:color w:val="333333"/>
          <w:rtl w:val="0"/>
        </w:rPr>
        <w:t xml:space="preserve"> </w:t>
      </w:r>
    </w:p>
    <w:p w:rsidR="00000000" w:rsidDel="00000000" w:rsidP="00000000" w:rsidRDefault="00000000" w:rsidRPr="00000000" w14:paraId="00000038">
      <w:pPr>
        <w:shd w:fill="ffffff" w:val="clear"/>
        <w:jc w:val="both"/>
        <w:rPr>
          <w:color w:val="333333"/>
        </w:rPr>
      </w:pPr>
      <w:r w:rsidDel="00000000" w:rsidR="00000000" w:rsidRPr="00000000">
        <w:rPr>
          <w:color w:val="333333"/>
          <w:rtl w:val="0"/>
        </w:rPr>
        <w:t xml:space="preserve">The foveal slope degree was calculated as the arctangent of the thickness of the zone of interest, normalized to foveal thickness, divided by the disc diameter (500nm).</w:t>
      </w:r>
    </w:p>
    <w:p w:rsidR="00000000" w:rsidDel="00000000" w:rsidP="00000000" w:rsidRDefault="00000000" w:rsidRPr="00000000" w14:paraId="00000039">
      <w:pPr>
        <w:shd w:fill="ffffff" w:val="clear"/>
        <w:jc w:val="both"/>
        <w:rPr>
          <w:color w:val="333333"/>
        </w:rPr>
      </w:pPr>
      <w:r w:rsidDel="00000000" w:rsidR="00000000" w:rsidRPr="00000000">
        <w:rPr>
          <w:rtl w:val="0"/>
        </w:rPr>
      </w:r>
    </w:p>
    <w:p w:rsidR="00000000" w:rsidDel="00000000" w:rsidP="00000000" w:rsidRDefault="00000000" w:rsidRPr="00000000" w14:paraId="0000003A">
      <w:pPr>
        <w:shd w:fill="ffffff" w:val="clear"/>
        <w:jc w:val="both"/>
        <w:rPr>
          <w:color w:val="333333"/>
        </w:rPr>
      </w:pPr>
      <w:r w:rsidDel="00000000" w:rsidR="00000000" w:rsidRPr="00000000">
        <w:rPr>
          <w:b w:val="1"/>
          <w:bCs w:val="1"/>
          <w:color w:val="333333"/>
          <w:rtl w:val="0"/>
        </w:rPr>
        <w:t xml:space="preserve">Fixing Ordinality</w:t>
      </w:r>
      <w:r w:rsidDel="00000000" w:rsidR="00000000" w:rsidRPr="00000000">
        <w:rPr>
          <w:color w:val="333333"/>
          <w:rtl w:val="0"/>
        </w:rPr>
        <w:t xml:space="preserve"> </w:t>
      </w:r>
    </w:p>
    <w:p w:rsidR="00000000" w:rsidDel="00000000" w:rsidP="00000000" w:rsidRDefault="00000000" w:rsidRPr="00000000" w14:paraId="0000003B">
      <w:pPr>
        <w:shd w:fill="ffffff" w:val="clear"/>
        <w:jc w:val="both"/>
        <w:rPr>
          <w:color w:val="b45f06"/>
        </w:rPr>
      </w:pPr>
      <w:r w:rsidDel="00000000" w:rsidR="00000000" w:rsidRPr="00000000">
        <w:rPr>
          <w:color w:val="333333"/>
          <w:rtl w:val="0"/>
        </w:rPr>
        <w:t xml:space="preserve">Variables coding for phenotype presence followed a general pattern of ordinality: 0 = not present, 1 = questionable, and 2 = present. Some features did not follow a logical ordinality of increasing severity or presence; these were suitably reordered (</w:t>
      </w:r>
      <w:r w:rsidDel="00000000" w:rsidR="00000000" w:rsidRPr="00000000">
        <w:rPr>
          <w:b w:val="1"/>
          <w:bCs w:val="1"/>
          <w:color w:val="333333"/>
          <w:rtl w:val="0"/>
        </w:rPr>
        <w:t xml:space="preserve">Supplementary Table 1</w:t>
      </w:r>
      <w:r w:rsidDel="00000000" w:rsidR="00000000" w:rsidRPr="00000000">
        <w:rPr>
          <w:color w:val="333333"/>
          <w:rtl w:val="0"/>
        </w:rPr>
        <w:t xml:space="preserve">).</w:t>
      </w:r>
      <w:r w:rsidDel="00000000" w:rsidR="00000000" w:rsidRPr="00000000">
        <w:rPr>
          <w:color w:val="b45f06"/>
          <w:rtl w:val="0"/>
        </w:rPr>
        <w:t xml:space="preserve"> </w:t>
      </w:r>
    </w:p>
    <w:p w:rsidR="00000000" w:rsidDel="00000000" w:rsidP="00000000" w:rsidRDefault="00000000" w:rsidRPr="00000000" w14:paraId="0000003C">
      <w:pPr>
        <w:shd w:fill="ffffff" w:val="clear"/>
        <w:jc w:val="both"/>
        <w:rPr>
          <w:color w:val="b45f06"/>
        </w:rPr>
      </w:pPr>
      <w:r w:rsidDel="00000000" w:rsidR="00000000" w:rsidRPr="00000000">
        <w:rPr>
          <w:rtl w:val="0"/>
        </w:rPr>
      </w:r>
    </w:p>
    <w:p w:rsidR="00000000" w:rsidDel="00000000" w:rsidP="00000000" w:rsidRDefault="00000000" w:rsidRPr="00000000" w14:paraId="0000003D">
      <w:pPr>
        <w:shd w:fill="ffffff" w:val="clear"/>
        <w:jc w:val="both"/>
        <w:rPr>
          <w:color w:val="333333"/>
        </w:rPr>
      </w:pPr>
      <w:r w:rsidDel="00000000" w:rsidR="00000000" w:rsidRPr="00000000">
        <w:rPr>
          <w:b w:val="1"/>
          <w:bCs w:val="1"/>
          <w:color w:val="333333"/>
          <w:rtl w:val="0"/>
        </w:rPr>
        <w:t xml:space="preserve">Addressing Retinal Feature Regression</w:t>
      </w:r>
      <w:r w:rsidDel="00000000" w:rsidR="00000000" w:rsidRPr="00000000">
        <w:rPr>
          <w:color w:val="333333"/>
          <w:rtl w:val="0"/>
        </w:rPr>
        <w:t xml:space="preserve"> </w:t>
      </w:r>
    </w:p>
    <w:p w:rsidR="00000000" w:rsidDel="00000000" w:rsidP="00000000" w:rsidRDefault="00000000" w:rsidRPr="00000000" w14:paraId="0000003E">
      <w:pPr>
        <w:shd w:fill="ffffff" w:val="clear"/>
        <w:jc w:val="both"/>
        <w:rPr>
          <w:color w:val="333333"/>
        </w:rPr>
      </w:pPr>
      <w:r w:rsidDel="00000000" w:rsidR="00000000" w:rsidRPr="00000000">
        <w:rPr>
          <w:color w:val="333333"/>
          <w:rtl w:val="0"/>
        </w:rPr>
        <w:t xml:space="preserve">Some features that had been observed in an eye’s previous visit failed to be seen in later visits. As this was deemed unlikely given the current literature on MacTel, we assumed that these features could not disappear once they were observed and that their disappearance might be due to the presence of other retinal features obscuring the reader’s ability to re-identify them. For ordinal features like those mentioned, each eye’s subsequent record was set to the maximum of previous visits. We ignored non-presence by not carrying it over when followed by a missing value, so as not to assume non-progression between visits.</w:t>
      </w:r>
      <w:r w:rsidDel="00000000" w:rsidR="00000000" w:rsidRPr="00000000">
        <w:rPr>
          <w:rtl w:val="0"/>
        </w:rPr>
      </w:r>
    </w:p>
    <w:p w:rsidR="00000000" w:rsidDel="00000000" w:rsidP="00000000" w:rsidRDefault="00000000" w:rsidRPr="00000000" w14:paraId="0000003F">
      <w:pPr>
        <w:shd w:fill="ffffff" w:val="clear"/>
        <w:jc w:val="both"/>
        <w:rPr>
          <w:color w:val="333333"/>
        </w:rPr>
      </w:pPr>
      <w:r w:rsidDel="00000000" w:rsidR="00000000" w:rsidRPr="00000000">
        <w:rPr>
          <w:rtl w:val="0"/>
        </w:rPr>
      </w:r>
    </w:p>
    <w:p w:rsidR="00000000" w:rsidDel="00000000" w:rsidP="00000000" w:rsidRDefault="00000000" w:rsidRPr="00000000" w14:paraId="00000040">
      <w:pPr>
        <w:shd w:fill="ffffff" w:val="clear"/>
        <w:jc w:val="both"/>
        <w:rPr>
          <w:color w:val="333333"/>
        </w:rPr>
      </w:pPr>
      <w:r w:rsidDel="00000000" w:rsidR="00000000" w:rsidRPr="00000000">
        <w:rPr>
          <w:b w:val="1"/>
          <w:bCs w:val="1"/>
          <w:color w:val="333333"/>
          <w:rtl w:val="0"/>
        </w:rPr>
        <w:t xml:space="preserve">Visual Acuity Assessment Cleaning</w:t>
      </w:r>
      <w:r w:rsidDel="00000000" w:rsidR="00000000" w:rsidRPr="00000000">
        <w:rPr>
          <w:color w:val="333333"/>
          <w:rtl w:val="0"/>
        </w:rPr>
        <w:t xml:space="preserve"> </w:t>
      </w:r>
    </w:p>
    <w:p w:rsidR="00000000" w:rsidDel="00000000" w:rsidP="00000000" w:rsidRDefault="00000000" w:rsidRPr="00000000" w14:paraId="00000041">
      <w:pPr>
        <w:shd w:fill="ffffff" w:val="clear"/>
        <w:jc w:val="both"/>
        <w:rPr>
          <w:color w:val="333333"/>
        </w:rPr>
      </w:pPr>
      <w:r w:rsidDel="00000000" w:rsidR="00000000" w:rsidRPr="00000000">
        <w:rPr>
          <w:color w:val="333333"/>
          <w:rtl w:val="0"/>
        </w:rPr>
        <w:t xml:space="preserve">LogMAR, Best-Corrected Visual Acuity (BCVA), and Snellen scores were calculated from patients’ 4-meter ETDRS eye chart scores. Missing LogMAR values were imputed by regressing LogMAR on acuity, and missing Snellen values by regressing Snellen on the base ten exponential of LogMAR. The missing functional feature values that remained were imputed using the multiple imputation chain equation (MICE) method.</w:t>
      </w:r>
    </w:p>
    <w:p w:rsidR="00000000" w:rsidDel="00000000" w:rsidP="00000000" w:rsidRDefault="00000000" w:rsidRPr="00000000" w14:paraId="00000042">
      <w:pPr>
        <w:shd w:fill="ffffff" w:val="clear"/>
        <w:jc w:val="both"/>
        <w:rPr>
          <w:color w:val="333333"/>
        </w:rPr>
      </w:pPr>
      <w:r w:rsidDel="00000000" w:rsidR="00000000" w:rsidRPr="00000000">
        <w:rPr>
          <w:rtl w:val="0"/>
        </w:rPr>
      </w:r>
    </w:p>
    <w:p w:rsidR="00000000" w:rsidDel="00000000" w:rsidP="00000000" w:rsidRDefault="00000000" w:rsidRPr="00000000" w14:paraId="00000043">
      <w:pPr>
        <w:shd w:fill="ffffff" w:val="clear"/>
        <w:jc w:val="both"/>
        <w:rPr>
          <w:color w:val="333333"/>
        </w:rPr>
      </w:pPr>
      <w:r w:rsidDel="00000000" w:rsidR="00000000" w:rsidRPr="00000000">
        <w:rPr>
          <w:b w:val="1"/>
          <w:bCs w:val="1"/>
          <w:color w:val="333333"/>
          <w:rtl w:val="0"/>
        </w:rPr>
        <w:t xml:space="preserve">Feature and Sample Filtering</w:t>
      </w:r>
      <w:r w:rsidDel="00000000" w:rsidR="00000000" w:rsidRPr="00000000">
        <w:rPr>
          <w:color w:val="333333"/>
          <w:rtl w:val="0"/>
        </w:rPr>
        <w:t xml:space="preserve"> </w:t>
      </w:r>
    </w:p>
    <w:p w:rsidR="00000000" w:rsidDel="00000000" w:rsidP="00000000" w:rsidRDefault="00000000" w:rsidRPr="00000000" w14:paraId="00000044">
      <w:pPr>
        <w:shd w:fill="ffffff" w:val="clear"/>
        <w:jc w:val="both"/>
        <w:rPr>
          <w:color w:val="333333"/>
        </w:rPr>
      </w:pPr>
      <w:r w:rsidDel="00000000" w:rsidR="00000000" w:rsidRPr="00000000">
        <w:rPr>
          <w:color w:val="333333"/>
          <w:rtl w:val="0"/>
        </w:rPr>
        <w:t xml:space="preserve">We excluded 23 features due to extreme skewness (&gt; 30) or had greater than 20% missingness. Additionally, all perifoveal zone features were excluded, except for the outer superior zone, where several data abnormalities were observed. Additionally, a total of 343 observations were removed due to being outliers in terms of missingness (values &gt; third quartile + 1.5*(interquartile range), corresponding to 28% missing data).</w:t>
      </w:r>
    </w:p>
    <w:p w:rsidR="00000000" w:rsidDel="00000000" w:rsidP="00000000" w:rsidRDefault="00000000" w:rsidRPr="00000000" w14:paraId="00000045">
      <w:pPr>
        <w:shd w:fill="ffffff" w:val="clear"/>
        <w:jc w:val="both"/>
        <w:rPr>
          <w:color w:val="333333"/>
        </w:rPr>
      </w:pPr>
      <w:r w:rsidDel="00000000" w:rsidR="00000000" w:rsidRPr="00000000">
        <w:rPr>
          <w:rtl w:val="0"/>
        </w:rPr>
      </w:r>
    </w:p>
    <w:p w:rsidR="00000000" w:rsidDel="00000000" w:rsidP="00000000" w:rsidRDefault="00000000" w:rsidRPr="00000000" w14:paraId="00000046">
      <w:pPr>
        <w:shd w:fill="ffffff" w:val="clear"/>
        <w:jc w:val="both"/>
        <w:rPr>
          <w:color w:val="333333"/>
        </w:rPr>
      </w:pPr>
      <w:r w:rsidDel="00000000" w:rsidR="00000000" w:rsidRPr="00000000">
        <w:rPr>
          <w:b w:val="1"/>
          <w:bCs w:val="1"/>
          <w:color w:val="333333"/>
          <w:rtl w:val="0"/>
        </w:rPr>
        <w:t xml:space="preserve">Clustering Data Preparation and Imputation</w:t>
      </w:r>
      <w:r w:rsidDel="00000000" w:rsidR="00000000" w:rsidRPr="00000000">
        <w:rPr>
          <w:color w:val="333333"/>
          <w:rtl w:val="0"/>
        </w:rPr>
        <w:t xml:space="preserve"> </w:t>
      </w:r>
    </w:p>
    <w:p w:rsidR="00000000" w:rsidDel="00000000" w:rsidP="00000000" w:rsidRDefault="00000000" w:rsidRPr="00000000" w14:paraId="00000047">
      <w:pPr>
        <w:shd w:fill="ffffff" w:val="clear"/>
        <w:jc w:val="both"/>
        <w:rPr>
          <w:color w:val="333333"/>
        </w:rPr>
      </w:pPr>
      <w:r w:rsidDel="00000000" w:rsidR="00000000" w:rsidRPr="00000000">
        <w:rPr>
          <w:color w:val="333333"/>
          <w:rtl w:val="0"/>
        </w:rPr>
        <w:t xml:space="preserve">Features were mean-centered and standardized. We identified five groups of features that presented missing values simultaneously via hierarchical clustering. To test for imputation performance, we sampled 10% of observations within each missingness group and then compared the imputation prediction of </w:t>
      </w:r>
      <w:r w:rsidDel="00000000" w:rsidR="00000000" w:rsidRPr="00000000">
        <w:rPr>
          <w:color w:val="333333"/>
          <w:rtl w:val="0"/>
        </w:rPr>
        <w:t xml:space="preserve">MICE</w:t>
      </w:r>
      <w:r w:rsidDel="00000000" w:rsidR="00000000" w:rsidRPr="00000000">
        <w:rPr>
          <w:color w:val="333333"/>
          <w:rtl w:val="0"/>
        </w:rPr>
        <w:t xml:space="preserve"> to the original values. Pearson’s R and root mean square error (RMSE) of each observed-predicted comparison conveyed MICE’s ability to capture the relationships between the variables in the data. We removed six features for which imputation did not perform well (p-value &gt; 0.05 and original missingness &gt; 5%). The remaining data was then globally imputed by taking the average of 10 MICE predictive-mean-matching iterations. </w:t>
      </w:r>
    </w:p>
    <w:p w:rsidR="00000000" w:rsidDel="00000000" w:rsidP="00000000" w:rsidRDefault="00000000" w:rsidRPr="00000000" w14:paraId="00000048">
      <w:pPr>
        <w:shd w:fill="ffffff" w:val="clear"/>
        <w:jc w:val="both"/>
        <w:rPr>
          <w:b w:val="1"/>
          <w:bCs w:val="1"/>
          <w:color w:val="333333"/>
        </w:rPr>
      </w:pPr>
      <w:r w:rsidDel="00000000" w:rsidR="00000000" w:rsidRPr="00000000">
        <w:rPr>
          <w:rtl w:val="0"/>
        </w:rPr>
      </w:r>
    </w:p>
    <w:p w:rsidR="00000000" w:rsidDel="00000000" w:rsidP="00000000" w:rsidRDefault="00000000" w:rsidRPr="00000000" w14:paraId="00000049">
      <w:pPr>
        <w:shd w:fill="ffffff" w:val="clear"/>
        <w:jc w:val="both"/>
        <w:rPr>
          <w:b w:val="1"/>
          <w:bCs w:val="1"/>
          <w:color w:val="333333"/>
        </w:rPr>
      </w:pPr>
      <w:r w:rsidDel="00000000" w:rsidR="00000000" w:rsidRPr="00000000">
        <w:rPr>
          <w:b w:val="1"/>
          <w:bCs w:val="1"/>
          <w:color w:val="333333"/>
          <w:rtl w:val="0"/>
        </w:rPr>
        <w:t xml:space="preserve">Clustering</w:t>
      </w:r>
    </w:p>
    <w:p w:rsidR="00000000" w:rsidDel="00000000" w:rsidP="00000000" w:rsidRDefault="00000000" w:rsidRPr="00000000" w14:paraId="0000004A">
      <w:pPr>
        <w:shd w:fill="ffffff" w:val="clear"/>
        <w:jc w:val="both"/>
        <w:rPr>
          <w:color w:val="333333"/>
        </w:rPr>
      </w:pPr>
      <w:r w:rsidDel="00000000" w:rsidR="00000000" w:rsidRPr="00000000">
        <w:rPr>
          <w:color w:val="333333"/>
          <w:rtl w:val="0"/>
        </w:rPr>
        <w:t xml:space="preserve">We calculated 50 principal components (</w:t>
      </w:r>
      <w:r w:rsidDel="00000000" w:rsidR="00000000" w:rsidRPr="00000000">
        <w:rPr>
          <w:b w:val="1"/>
          <w:bCs w:val="1"/>
          <w:color w:val="333333"/>
          <w:rtl w:val="0"/>
        </w:rPr>
        <w:t xml:space="preserve">Supplementary </w:t>
      </w:r>
      <w:ins w:author="Roberto Bonelli" w:id="10" w:date="2026-04-15T17:46:19Z">
        <w:r w:rsidDel="00000000" w:rsidR="00000000" w:rsidRPr="00000000">
          <w:rPr>
            <w:b w:val="1"/>
            <w:bCs w:val="1"/>
            <w:color w:val="333333"/>
            <w:rtl w:val="0"/>
          </w:rPr>
          <w:t xml:space="preserve">Results</w:t>
        </w:r>
      </w:ins>
      <w:del w:author="Roberto Bonelli" w:id="10" w:date="2026-04-15T17:46:19Z">
        <w:r w:rsidDel="00000000" w:rsidR="00000000" w:rsidRPr="00000000">
          <w:rPr>
            <w:b w:val="1"/>
            <w:bCs w:val="1"/>
            <w:color w:val="333333"/>
            <w:rtl w:val="0"/>
          </w:rPr>
          <w:delText xml:space="preserve">Material</w:delText>
        </w:r>
      </w:del>
      <w:r w:rsidDel="00000000" w:rsidR="00000000" w:rsidRPr="00000000">
        <w:rPr>
          <w:color w:val="333333"/>
          <w:rtl w:val="0"/>
        </w:rPr>
        <w:t xml:space="preserve">) and used them in a two-step clustering pipeline to cluster our observations into distinct groups. </w:t>
      </w:r>
      <w:ins w:author="Roberto Bonelli" w:id="11" w:date="2026-04-15T22:20:46Z">
        <w:r w:rsidDel="00000000" w:rsidR="00000000" w:rsidRPr="00000000">
          <w:rPr>
            <w:color w:val="333333"/>
            <w:rtl w:val="0"/>
          </w:rPr>
          <w:t xml:space="preserve">Principal component analysis was used to overcome potential multicollinearity </w:t>
        </w:r>
        <w:r w:rsidDel="00000000" w:rsidR="00000000" w:rsidRPr="00000000">
          <w:rPr>
            <w:color w:val="333333"/>
            <w:rtl w:val="0"/>
            <w:rPrChange w:author="Roberto Bonelli" w:id="12" w:date="2026-04-15T22:20:46Z">
              <w:rPr>
                <w:color w:val="333333"/>
              </w:rPr>
            </w:rPrChange>
          </w:rPr>
          <w:t xml:space="preserve">problems</w:t>
        </w:r>
        <w:r w:rsidDel="00000000" w:rsidR="00000000" w:rsidRPr="00000000">
          <w:rPr>
            <w:color w:val="333333"/>
            <w:rtl w:val="0"/>
          </w:rPr>
          <w:t xml:space="preserve"> arising from the strong correlation </w:t>
        </w:r>
        <w:r w:rsidDel="00000000" w:rsidR="00000000" w:rsidRPr="00000000">
          <w:rPr>
            <w:color w:val="333333"/>
            <w:rtl w:val="0"/>
            <w:rPrChange w:author="Roberto Bonelli" w:id="12" w:date="2026-04-15T22:20:46Z">
              <w:rPr>
                <w:color w:val="333333"/>
              </w:rPr>
            </w:rPrChange>
          </w:rPr>
          <w:t xml:space="preserve">observed</w:t>
        </w:r>
        <w:r w:rsidDel="00000000" w:rsidR="00000000" w:rsidRPr="00000000">
          <w:rPr>
            <w:color w:val="333333"/>
            <w:rtl w:val="0"/>
          </w:rPr>
          <w:t xml:space="preserve"> in our clinical data. </w:t>
        </w:r>
      </w:ins>
      <w:r w:rsidDel="00000000" w:rsidR="00000000" w:rsidRPr="00000000">
        <w:rPr>
          <w:color w:val="333333"/>
          <w:rtl w:val="0"/>
        </w:rPr>
        <w:t xml:space="preserve">The first step utilized K-means to reduce the number of points to 10% of the data, which were then clustered using k-nearest neighbors with 10 neighbors.</w:t>
      </w:r>
    </w:p>
    <w:p w:rsidR="00000000" w:rsidDel="00000000" w:rsidP="00000000" w:rsidRDefault="00000000" w:rsidRPr="00000000" w14:paraId="0000004B">
      <w:pPr>
        <w:shd w:fill="ffffff" w:val="clear"/>
        <w:jc w:val="both"/>
        <w:rPr>
          <w:color w:val="333333"/>
        </w:rPr>
      </w:pPr>
      <w:r w:rsidDel="00000000" w:rsidR="00000000" w:rsidRPr="00000000">
        <w:rPr>
          <w:rtl w:val="0"/>
        </w:rPr>
      </w:r>
    </w:p>
    <w:p w:rsidR="00000000" w:rsidDel="00000000" w:rsidP="00000000" w:rsidRDefault="00000000" w:rsidRPr="00000000" w14:paraId="0000004C">
      <w:pPr>
        <w:shd w:fill="ffffff" w:val="clear"/>
        <w:jc w:val="both"/>
        <w:rPr>
          <w:b w:val="1"/>
          <w:bCs w:val="1"/>
          <w:color w:val="333333"/>
        </w:rPr>
      </w:pPr>
      <w:r w:rsidDel="00000000" w:rsidR="00000000" w:rsidRPr="00000000">
        <w:rPr>
          <w:b w:val="1"/>
          <w:bCs w:val="1"/>
          <w:color w:val="333333"/>
          <w:rtl w:val="0"/>
        </w:rPr>
        <w:t xml:space="preserve">Cluster interpretation</w:t>
      </w:r>
    </w:p>
    <w:p w:rsidR="00000000" w:rsidDel="00000000" w:rsidP="00000000" w:rsidRDefault="00000000" w:rsidRPr="00000000" w14:paraId="0000004D">
      <w:pPr>
        <w:shd w:fill="ffffff" w:val="clear"/>
        <w:jc w:val="both"/>
        <w:rPr>
          <w:color w:val="333333"/>
        </w:rPr>
      </w:pPr>
      <w:r w:rsidDel="00000000" w:rsidR="00000000" w:rsidRPr="00000000">
        <w:rPr>
          <w:color w:val="333333"/>
          <w:rtl w:val="0"/>
        </w:rPr>
        <w:t xml:space="preserve">To visually interpret each cluster, clinical phenotype averages were calculated to summarize their phenotypic profile and visualized in a heatmap. We additionally characterized each cluster by training an XGBoost (</w:t>
      </w:r>
      <w:r w:rsidDel="00000000" w:rsidR="00000000" w:rsidRPr="00000000">
        <w:rPr>
          <w:i w:val="1"/>
          <w:iCs w:val="1"/>
          <w:color w:val="333333"/>
          <w:rtl w:val="0"/>
        </w:rPr>
        <w:t xml:space="preserve">xgboost</w:t>
      </w:r>
      <w:r w:rsidDel="00000000" w:rsidR="00000000" w:rsidRPr="00000000">
        <w:rPr>
          <w:color w:val="333333"/>
          <w:rtl w:val="0"/>
        </w:rPr>
        <w:t xml:space="preserve"> R-package, </w:t>
      </w:r>
      <w:hyperlink r:id="rId20">
        <w:r w:rsidDel="00000000" w:rsidR="00000000" w:rsidRPr="00000000">
          <w:rPr>
            <w:b w:val="0"/>
            <w:bCs w:val="0"/>
            <w:color w:val="000000"/>
            <w:u w:val="none"/>
            <w:vertAlign w:val="superscript"/>
            <w:rtl w:val="0"/>
          </w:rPr>
          <w:t xml:space="preserve">21</w:t>
        </w:r>
      </w:hyperlink>
      <w:r w:rsidDel="00000000" w:rsidR="00000000" w:rsidRPr="00000000">
        <w:rPr>
          <w:color w:val="333333"/>
          <w:rtl w:val="0"/>
        </w:rPr>
        <w:t xml:space="preserve">) model to predict each observation’s cluster from the features. Using the </w:t>
      </w:r>
      <w:r w:rsidDel="00000000" w:rsidR="00000000" w:rsidRPr="00000000">
        <w:rPr>
          <w:i w:val="1"/>
          <w:iCs w:val="1"/>
          <w:color w:val="333333"/>
          <w:rtl w:val="0"/>
        </w:rPr>
        <w:t xml:space="preserve">Shapviz</w:t>
      </w:r>
      <w:r w:rsidDel="00000000" w:rsidR="00000000" w:rsidRPr="00000000">
        <w:rPr>
          <w:color w:val="333333"/>
          <w:rtl w:val="0"/>
        </w:rPr>
        <w:t xml:space="preserve"> R-package </w:t>
      </w:r>
      <w:hyperlink r:id="rId21">
        <w:r w:rsidDel="00000000" w:rsidR="00000000" w:rsidRPr="00000000">
          <w:rPr>
            <w:b w:val="0"/>
            <w:bCs w:val="0"/>
            <w:color w:val="000000"/>
            <w:u w:val="none"/>
            <w:vertAlign w:val="superscript"/>
            <w:rtl w:val="0"/>
          </w:rPr>
          <w:t xml:space="preserve">22</w:t>
        </w:r>
      </w:hyperlink>
      <w:r w:rsidDel="00000000" w:rsidR="00000000" w:rsidRPr="00000000">
        <w:rPr>
          <w:color w:val="333333"/>
          <w:rtl w:val="0"/>
        </w:rPr>
        <w:t xml:space="preserve">, we calculated the SHAP scores for each feature, which were then summarized using a </w:t>
      </w:r>
      <w:r w:rsidDel="00000000" w:rsidR="00000000" w:rsidRPr="00000000">
        <w:rPr>
          <w:i w:val="1"/>
          <w:iCs w:val="1"/>
          <w:color w:val="333333"/>
          <w:rtl w:val="0"/>
        </w:rPr>
        <w:t xml:space="preserve">beeswarm </w:t>
      </w:r>
      <w:r w:rsidDel="00000000" w:rsidR="00000000" w:rsidRPr="00000000">
        <w:rPr>
          <w:color w:val="333333"/>
          <w:rtl w:val="0"/>
        </w:rPr>
        <w:t xml:space="preserve">plot.</w:t>
      </w:r>
    </w:p>
    <w:p w:rsidR="00000000" w:rsidDel="00000000" w:rsidP="00000000" w:rsidRDefault="00000000" w:rsidRPr="00000000" w14:paraId="0000004E">
      <w:pPr>
        <w:shd w:fill="ffffff" w:val="clear"/>
        <w:jc w:val="both"/>
        <w:rPr>
          <w:color w:val="333333"/>
        </w:rPr>
      </w:pPr>
      <w:r w:rsidDel="00000000" w:rsidR="00000000" w:rsidRPr="00000000">
        <w:rPr>
          <w:rtl w:val="0"/>
        </w:rPr>
      </w:r>
    </w:p>
    <w:p w:rsidR="00000000" w:rsidDel="00000000" w:rsidP="00000000" w:rsidRDefault="00000000" w:rsidRPr="00000000" w14:paraId="0000004F">
      <w:pPr>
        <w:shd w:fill="ffffff" w:val="clear"/>
        <w:jc w:val="both"/>
        <w:rPr>
          <w:color w:val="333333"/>
        </w:rPr>
      </w:pPr>
      <w:r w:rsidDel="00000000" w:rsidR="00000000" w:rsidRPr="00000000">
        <w:rPr>
          <w:color w:val="333333"/>
          <w:rtl w:val="0"/>
        </w:rPr>
        <w:t xml:space="preserve"> </w:t>
      </w:r>
    </w:p>
    <w:p w:rsidR="00000000" w:rsidDel="00000000" w:rsidP="00000000" w:rsidRDefault="00000000" w:rsidRPr="00000000" w14:paraId="00000050">
      <w:pPr>
        <w:shd w:fill="ffffff" w:val="clear"/>
        <w:jc w:val="both"/>
        <w:rPr>
          <w:b w:val="1"/>
          <w:bCs w:val="1"/>
          <w:color w:val="333333"/>
        </w:rPr>
      </w:pPr>
      <w:r w:rsidDel="00000000" w:rsidR="00000000" w:rsidRPr="00000000">
        <w:rPr>
          <w:b w:val="1"/>
          <w:bCs w:val="1"/>
          <w:color w:val="333333"/>
          <w:rtl w:val="0"/>
        </w:rPr>
        <w:t xml:space="preserve">Trajectory Analysis</w:t>
      </w:r>
    </w:p>
    <w:p w:rsidR="00000000" w:rsidDel="00000000" w:rsidP="00000000" w:rsidRDefault="00000000" w:rsidRPr="00000000" w14:paraId="00000051">
      <w:pPr>
        <w:shd w:fill="ffffff" w:val="clear"/>
        <w:jc w:val="both"/>
        <w:rPr>
          <w:color w:val="333333"/>
        </w:rPr>
      </w:pPr>
      <w:r w:rsidDel="00000000" w:rsidR="00000000" w:rsidRPr="00000000">
        <w:rPr>
          <w:color w:val="333333"/>
          <w:rtl w:val="0"/>
        </w:rPr>
        <w:t xml:space="preserve">Cluster principal components centroids were determined based on their means. On these centroids, a minimum spanning tree (MST) was calculated to connect the centroids. Pseudotime, in this study called pseudoprogression</w:t>
      </w:r>
      <w:del w:author="Roberto Bonelli" w:id="13" w:date="2026-04-15T17:37:07Z">
        <w:r w:rsidDel="00000000" w:rsidR="00000000" w:rsidRPr="00000000">
          <w:rPr>
            <w:color w:val="333333"/>
            <w:rtl w:val="0"/>
          </w:rPr>
          <w:delText xml:space="preserve"> (PP)</w:delText>
        </w:r>
      </w:del>
      <w:r w:rsidDel="00000000" w:rsidR="00000000" w:rsidRPr="00000000">
        <w:rPr>
          <w:color w:val="333333"/>
          <w:rtl w:val="0"/>
        </w:rPr>
        <w:t xml:space="preserve">, was calculated for each point. The MST was then validated using observed transitions in the subset of eyes with longitudinal data (</w:t>
      </w:r>
      <w:r w:rsidDel="00000000" w:rsidR="00000000" w:rsidRPr="00000000">
        <w:rPr>
          <w:b w:val="1"/>
          <w:bCs w:val="1"/>
          <w:color w:val="333333"/>
          <w:rtl w:val="0"/>
        </w:rPr>
        <w:t xml:space="preserve">Supplementary </w:t>
      </w:r>
      <w:ins w:author="Roberto Bonelli" w:id="14" w:date="2026-04-15T17:50:27Z">
        <w:r w:rsidDel="00000000" w:rsidR="00000000" w:rsidRPr="00000000">
          <w:rPr>
            <w:b w:val="1"/>
            <w:bCs w:val="1"/>
            <w:color w:val="333333"/>
            <w:rtl w:val="0"/>
          </w:rPr>
          <w:t xml:space="preserve">Methods</w:t>
        </w:r>
      </w:ins>
      <w:del w:author="Roberto Bonelli" w:id="14" w:date="2026-04-15T17:50:27Z">
        <w:r w:rsidDel="00000000" w:rsidR="00000000" w:rsidRPr="00000000">
          <w:rPr>
            <w:b w:val="1"/>
            <w:bCs w:val="1"/>
            <w:color w:val="333333"/>
            <w:rtl w:val="0"/>
          </w:rPr>
          <w:delText xml:space="preserve">Material</w:delText>
        </w:r>
      </w:del>
      <w:r w:rsidDel="00000000" w:rsidR="00000000" w:rsidRPr="00000000">
        <w:rPr>
          <w:color w:val="333333"/>
          <w:rtl w:val="0"/>
        </w:rPr>
        <w:t xml:space="preserve">). Clustering robustness and trajectory were assessed by performing </w:t>
      </w:r>
      <w:r w:rsidDel="00000000" w:rsidR="00000000" w:rsidRPr="00000000">
        <w:rPr>
          <w:color w:val="333333"/>
          <w:rtl w:val="0"/>
        </w:rPr>
        <w:t xml:space="preserve">both on different subsets of the data</w:t>
      </w:r>
      <w:r w:rsidDel="00000000" w:rsidR="00000000" w:rsidRPr="00000000">
        <w:rPr>
          <w:color w:val="333333"/>
          <w:rtl w:val="0"/>
        </w:rPr>
        <w:t xml:space="preserve"> and comparing their similarities (</w:t>
      </w:r>
      <w:r w:rsidDel="00000000" w:rsidR="00000000" w:rsidRPr="00000000">
        <w:rPr>
          <w:b w:val="1"/>
          <w:bCs w:val="1"/>
          <w:color w:val="333333"/>
          <w:rtl w:val="0"/>
        </w:rPr>
        <w:t xml:space="preserve">Supplementary </w:t>
      </w:r>
      <w:ins w:author="Roberto Bonelli" w:id="15" w:date="2026-04-15T17:50:32Z">
        <w:r w:rsidDel="00000000" w:rsidR="00000000" w:rsidRPr="00000000">
          <w:rPr>
            <w:b w:val="1"/>
            <w:bCs w:val="1"/>
            <w:color w:val="333333"/>
            <w:rtl w:val="0"/>
          </w:rPr>
          <w:t xml:space="preserve">Methods</w:t>
        </w:r>
      </w:ins>
      <w:del w:author="Roberto Bonelli" w:id="15" w:date="2026-04-15T17:50:32Z">
        <w:r w:rsidDel="00000000" w:rsidR="00000000" w:rsidRPr="00000000">
          <w:rPr>
            <w:b w:val="1"/>
            <w:bCs w:val="1"/>
            <w:color w:val="333333"/>
            <w:rtl w:val="0"/>
          </w:rPr>
          <w:delText xml:space="preserve">Material</w:delText>
        </w:r>
      </w:del>
      <w:r w:rsidDel="00000000" w:rsidR="00000000" w:rsidRPr="00000000">
        <w:rPr>
          <w:color w:val="333333"/>
          <w:rtl w:val="0"/>
        </w:rPr>
        <w:t xml:space="preserve">).</w:t>
      </w:r>
    </w:p>
    <w:p w:rsidR="00000000" w:rsidDel="00000000" w:rsidP="00000000" w:rsidRDefault="00000000" w:rsidRPr="00000000" w14:paraId="00000052">
      <w:pPr>
        <w:shd w:fill="ffffff" w:val="clear"/>
        <w:jc w:val="both"/>
        <w:rPr>
          <w:color w:val="333333"/>
        </w:rPr>
      </w:pPr>
      <w:r w:rsidDel="00000000" w:rsidR="00000000" w:rsidRPr="00000000">
        <w:rPr>
          <w:rtl w:val="0"/>
        </w:rPr>
      </w:r>
    </w:p>
    <w:p w:rsidR="00000000" w:rsidDel="00000000" w:rsidP="00000000" w:rsidRDefault="00000000" w:rsidRPr="00000000" w14:paraId="00000053">
      <w:pPr>
        <w:shd w:fill="ffffff" w:val="clear"/>
        <w:jc w:val="both"/>
        <w:rPr>
          <w:b w:val="1"/>
          <w:bCs w:val="1"/>
          <w:color w:val="333333"/>
        </w:rPr>
      </w:pPr>
      <w:r w:rsidDel="00000000" w:rsidR="00000000" w:rsidRPr="00000000">
        <w:rPr>
          <w:b w:val="1"/>
          <w:bCs w:val="1"/>
          <w:color w:val="333333"/>
          <w:rtl w:val="0"/>
        </w:rPr>
        <w:t xml:space="preserve">Trajectory Classification</w:t>
      </w:r>
    </w:p>
    <w:p w:rsidR="00000000" w:rsidDel="00000000" w:rsidP="00000000" w:rsidRDefault="00000000" w:rsidRPr="00000000" w14:paraId="00000054">
      <w:pPr>
        <w:shd w:fill="ffffff" w:val="clear"/>
        <w:jc w:val="both"/>
        <w:rPr>
          <w:color w:val="333333"/>
        </w:rPr>
      </w:pPr>
      <w:r w:rsidDel="00000000" w:rsidR="00000000" w:rsidRPr="00000000">
        <w:rPr>
          <w:color w:val="333333"/>
          <w:rtl w:val="0"/>
        </w:rPr>
        <w:t xml:space="preserve">Trajectory assignments were categorized into three groups on a subset of eyes based on their patterns (</w:t>
      </w:r>
      <w:r w:rsidDel="00000000" w:rsidR="00000000" w:rsidRPr="00000000">
        <w:rPr>
          <w:b w:val="1"/>
          <w:bCs w:val="1"/>
          <w:color w:val="333333"/>
          <w:rtl w:val="0"/>
        </w:rPr>
        <w:t xml:space="preserve">Figure 2</w:t>
      </w:r>
      <w:r w:rsidDel="00000000" w:rsidR="00000000" w:rsidRPr="00000000">
        <w:rPr>
          <w:color w:val="333333"/>
          <w:rtl w:val="0"/>
        </w:rPr>
        <w:t xml:space="preserve">). Following </w:t>
      </w:r>
      <w:r w:rsidDel="00000000" w:rsidR="00000000" w:rsidRPr="00000000">
        <w:rPr>
          <w:color w:val="333333"/>
          <w:rtl w:val="0"/>
        </w:rPr>
        <w:t xml:space="preserve">a decision schema</w:t>
      </w:r>
      <w:r w:rsidDel="00000000" w:rsidR="00000000" w:rsidRPr="00000000">
        <w:rPr>
          <w:color w:val="333333"/>
          <w:rtl w:val="0"/>
        </w:rPr>
        <w:t xml:space="preserve"> (</w:t>
      </w:r>
      <w:r w:rsidDel="00000000" w:rsidR="00000000" w:rsidRPr="00000000">
        <w:rPr>
          <w:b w:val="1"/>
          <w:bCs w:val="1"/>
          <w:color w:val="333333"/>
          <w:rtl w:val="0"/>
        </w:rPr>
        <w:t xml:space="preserve">Supplementary </w:t>
      </w:r>
      <w:ins w:author="Roberto Bonelli" w:id="16" w:date="2026-04-15T17:46:28Z">
        <w:r w:rsidDel="00000000" w:rsidR="00000000" w:rsidRPr="00000000">
          <w:rPr>
            <w:b w:val="1"/>
            <w:bCs w:val="1"/>
            <w:color w:val="333333"/>
            <w:rtl w:val="0"/>
          </w:rPr>
          <w:t xml:space="preserve">Methods</w:t>
        </w:r>
      </w:ins>
      <w:del w:author="Roberto Bonelli" w:id="16" w:date="2026-04-15T17:46:28Z">
        <w:r w:rsidDel="00000000" w:rsidR="00000000" w:rsidRPr="00000000">
          <w:rPr>
            <w:b w:val="1"/>
            <w:bCs w:val="1"/>
            <w:color w:val="333333"/>
            <w:rtl w:val="0"/>
          </w:rPr>
          <w:delText xml:space="preserve">Material</w:delText>
        </w:r>
      </w:del>
      <w:r w:rsidDel="00000000" w:rsidR="00000000" w:rsidRPr="00000000">
        <w:rPr>
          <w:color w:val="333333"/>
          <w:rtl w:val="0"/>
        </w:rPr>
        <w:t xml:space="preserve">), a training dataset was created consisting of 533 manually labeled patient-eye sequences following two distinct trajectories found by looking at the MST results (</w:t>
      </w:r>
      <w:r w:rsidDel="00000000" w:rsidR="00000000" w:rsidRPr="00000000">
        <w:rPr>
          <w:b w:val="1"/>
          <w:bCs w:val="1"/>
          <w:color w:val="333333"/>
          <w:rtl w:val="0"/>
        </w:rPr>
        <w:t xml:space="preserve">Supplementary </w:t>
      </w:r>
      <w:ins w:author="Roberto Bonelli" w:id="17" w:date="2026-04-15T17:46:53Z">
        <w:r w:rsidDel="00000000" w:rsidR="00000000" w:rsidRPr="00000000">
          <w:rPr>
            <w:b w:val="1"/>
            <w:bCs w:val="1"/>
            <w:color w:val="333333"/>
            <w:rtl w:val="0"/>
          </w:rPr>
          <w:t xml:space="preserve">Methods</w:t>
        </w:r>
      </w:ins>
      <w:del w:author="Roberto Bonelli" w:id="17" w:date="2026-04-15T17:46:53Z">
        <w:r w:rsidDel="00000000" w:rsidR="00000000" w:rsidRPr="00000000">
          <w:rPr>
            <w:b w:val="1"/>
            <w:bCs w:val="1"/>
            <w:color w:val="333333"/>
            <w:rtl w:val="0"/>
          </w:rPr>
          <w:delText xml:space="preserve">Material</w:delText>
        </w:r>
      </w:del>
      <w:r w:rsidDel="00000000" w:rsidR="00000000" w:rsidRPr="00000000">
        <w:rPr>
          <w:color w:val="333333"/>
          <w:rtl w:val="0"/>
        </w:rPr>
        <w:t xml:space="preserve">). A linear discriminant analysis (LDA) classification model was then used to find the boundary between the trajectories. Input for the prediction models was the first two principal components, their interaction, and their squared values to allow for non-linearity. The training data was split into 70% training and 30% testing, </w:t>
      </w:r>
      <w:r w:rsidDel="00000000" w:rsidR="00000000" w:rsidRPr="00000000">
        <w:rPr>
          <w:color w:val="333333"/>
          <w:rtl w:val="0"/>
        </w:rPr>
        <w:t xml:space="preserve">and evaluated for predictive accuracy</w:t>
      </w:r>
      <w:r w:rsidDel="00000000" w:rsidR="00000000" w:rsidRPr="00000000">
        <w:rPr>
          <w:color w:val="333333"/>
          <w:rtl w:val="0"/>
        </w:rPr>
        <w:t xml:space="preserve"> (</w:t>
      </w:r>
      <w:r w:rsidDel="00000000" w:rsidR="00000000" w:rsidRPr="00000000">
        <w:rPr>
          <w:b w:val="1"/>
          <w:bCs w:val="1"/>
          <w:color w:val="333333"/>
          <w:rtl w:val="0"/>
        </w:rPr>
        <w:t xml:space="preserve">Supplementary </w:t>
      </w:r>
      <w:ins w:author="Roberto Bonelli" w:id="18" w:date="2026-04-15T17:47:34Z">
        <w:r w:rsidDel="00000000" w:rsidR="00000000" w:rsidRPr="00000000">
          <w:rPr>
            <w:b w:val="1"/>
            <w:bCs w:val="1"/>
            <w:color w:val="333333"/>
            <w:rtl w:val="0"/>
          </w:rPr>
          <w:t xml:space="preserve">Methods</w:t>
        </w:r>
      </w:ins>
      <w:del w:author="Roberto Bonelli" w:id="18" w:date="2026-04-15T17:47:34Z">
        <w:r w:rsidDel="00000000" w:rsidR="00000000" w:rsidRPr="00000000">
          <w:rPr>
            <w:b w:val="1"/>
            <w:bCs w:val="1"/>
            <w:color w:val="333333"/>
            <w:rtl w:val="0"/>
          </w:rPr>
          <w:delText xml:space="preserve">Material</w:delText>
        </w:r>
      </w:del>
      <w:r w:rsidDel="00000000" w:rsidR="00000000" w:rsidRPr="00000000">
        <w:rPr>
          <w:b w:val="1"/>
          <w:bCs w:val="1"/>
          <w:color w:val="333333"/>
          <w:rtl w:val="0"/>
        </w:rPr>
        <w:t xml:space="preserve">)</w:t>
      </w:r>
      <w:r w:rsidDel="00000000" w:rsidR="00000000" w:rsidRPr="00000000">
        <w:rPr>
          <w:color w:val="333333"/>
          <w:rtl w:val="0"/>
        </w:rPr>
        <w:t xml:space="preserve">. This model was then used to label the remaining eyes' PC features. </w:t>
      </w:r>
      <w:ins w:author="Roberto Bonelli" w:id="19" w:date="2026-04-15T17:59:03Z">
        <w:r w:rsidDel="00000000" w:rsidR="00000000" w:rsidRPr="00000000">
          <w:rPr>
            <w:rtl w:val="0"/>
            <w:rPrChange w:author="Roberto Bonelli" w:id="20" w:date="2026-04-15T17:59:03Z">
              <w:rPr>
                <w:color w:val="333333"/>
              </w:rPr>
            </w:rPrChange>
          </w:rPr>
          <w:t xml:space="preserve">In total, 4,047 eyes (2,543 patients, 51%) were classified into one of the two trajectory classes. These were eyes with more than one visit or observed in any of the trajectory-defining clusters (4, 6, 12, and 13 for the neurodegenerative route; 5, 8, 9, 10, and 11 for the vascular route).</w:t>
        </w:r>
      </w:ins>
      <w:del w:author="Roberto Bonelli" w:id="19" w:date="2026-04-15T17:59:03Z">
        <w:r w:rsidDel="00000000" w:rsidR="00000000" w:rsidRPr="00000000">
          <w:rPr>
            <w:rtl w:val="0"/>
            <w:rPrChange w:author="Roberto Bonelli" w:id="20" w:date="2026-04-15T17:59:03Z">
              <w:rPr/>
            </w:rPrChange>
          </w:rPr>
          <w:delText xml:space="preserve">Of all the eyes available in the study, 4,047 eyes (2,543 patients, 51 %) were able to be classified into either trajectory class </w:delText>
        </w:r>
        <w:r w:rsidDel="00000000" w:rsidR="00000000" w:rsidRPr="00000000">
          <w:rPr>
            <w:rtl w:val="0"/>
            <w:rPrChange w:author="Roberto Bonelli" w:id="20" w:date="2026-04-15T17:59:03Z">
              <w:rPr/>
            </w:rPrChange>
          </w:rPr>
          <w:delText xml:space="preserve">because they had greater than 1 visit or were observed in any of the differentiated clusters (4, 6, 12, and 13 or 5, 8, 9, 10, and 11</w:delText>
        </w:r>
        <w:r w:rsidDel="00000000" w:rsidR="00000000" w:rsidRPr="00000000">
          <w:rPr>
            <w:rtl w:val="0"/>
            <w:rPrChange w:author="Roberto Bonelli" w:id="20" w:date="2026-04-15T17:59:03Z">
              <w:rPr/>
            </w:rPrChange>
          </w:rPr>
          <w:delText xml:space="preserve">).</w:delText>
        </w:r>
      </w:del>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5">
      <w:pPr>
        <w:shd w:fill="ffffff" w:val="clear"/>
        <w:jc w:val="both"/>
        <w:rPr>
          <w:color w:val="333333"/>
        </w:rPr>
      </w:pPr>
      <w:r w:rsidDel="00000000" w:rsidR="00000000" w:rsidRPr="00000000">
        <w:rPr>
          <w:rtl w:val="0"/>
        </w:rPr>
      </w:r>
    </w:p>
    <w:p w:rsidR="00000000" w:rsidDel="00000000" w:rsidP="00000000" w:rsidRDefault="00000000" w:rsidRPr="00000000" w14:paraId="00000056">
      <w:pPr>
        <w:shd w:fill="ffffff" w:val="clear"/>
        <w:jc w:val="both"/>
        <w:rPr>
          <w:b w:val="1"/>
          <w:bCs w:val="1"/>
          <w:color w:val="333333"/>
        </w:rPr>
      </w:pPr>
      <w:r w:rsidDel="00000000" w:rsidR="00000000" w:rsidRPr="00000000">
        <w:rPr>
          <w:b w:val="1"/>
          <w:bCs w:val="1"/>
          <w:color w:val="333333"/>
          <w:rtl w:val="0"/>
        </w:rPr>
        <w:t xml:space="preserve">Statistical Testing</w:t>
      </w:r>
    </w:p>
    <w:p w:rsidR="00000000" w:rsidDel="00000000" w:rsidP="00000000" w:rsidRDefault="00000000" w:rsidRPr="00000000" w14:paraId="00000057">
      <w:pPr>
        <w:shd w:fill="ffffff" w:val="clear"/>
        <w:jc w:val="both"/>
        <w:rPr>
          <w:color w:val="333333"/>
        </w:rPr>
      </w:pPr>
      <w:r w:rsidDel="00000000" w:rsidR="00000000" w:rsidRPr="00000000">
        <w:rPr>
          <w:color w:val="333333"/>
          <w:rtl w:val="0"/>
        </w:rPr>
        <w:t xml:space="preserve">Multiple testing correction was performed using the Benjamini-Hochberg correction. The </w:t>
      </w:r>
      <w:r w:rsidDel="00000000" w:rsidR="00000000" w:rsidRPr="00000000">
        <w:rPr>
          <w:i w:val="1"/>
          <w:iCs w:val="1"/>
          <w:color w:val="333333"/>
          <w:rtl w:val="0"/>
        </w:rPr>
        <w:t xml:space="preserve">lmer </w:t>
      </w:r>
      <w:r w:rsidDel="00000000" w:rsidR="00000000" w:rsidRPr="00000000">
        <w:rPr>
          <w:color w:val="333333"/>
          <w:rtl w:val="0"/>
        </w:rPr>
        <w:t xml:space="preserve">function was used when testing all multi-level models. For cross-sectional models, we include a patient-level random intercept to account for both eyes. For longitudinal models, when an eye had more than one observation, we included a patient and eye-level random intercept. For all testing models, we corrected for sex and age, and for models regressing on genetic information, we included the first eight PCs taken from the original GWAS.</w:t>
      </w:r>
    </w:p>
    <w:p w:rsidR="00000000" w:rsidDel="00000000" w:rsidP="00000000" w:rsidRDefault="00000000" w:rsidRPr="00000000" w14:paraId="00000058">
      <w:pPr>
        <w:shd w:fill="ffffff" w:val="clear"/>
        <w:jc w:val="both"/>
        <w:rPr>
          <w:color w:val="333333"/>
        </w:rPr>
      </w:pPr>
      <w:r w:rsidDel="00000000" w:rsidR="00000000" w:rsidRPr="00000000">
        <w:rPr>
          <w:rtl w:val="0"/>
        </w:rPr>
      </w:r>
    </w:p>
    <w:p w:rsidR="00000000" w:rsidDel="00000000" w:rsidP="00000000" w:rsidRDefault="00000000" w:rsidRPr="00000000" w14:paraId="00000059">
      <w:pPr>
        <w:shd w:fill="ffffff" w:val="clear"/>
        <w:jc w:val="both"/>
        <w:rPr>
          <w:b w:val="1"/>
          <w:bCs w:val="1"/>
          <w:color w:val="333333"/>
        </w:rPr>
      </w:pPr>
      <w:r w:rsidDel="00000000" w:rsidR="00000000" w:rsidRPr="00000000">
        <w:rPr>
          <w:b w:val="1"/>
          <w:bCs w:val="1"/>
          <w:color w:val="333333"/>
          <w:rtl w:val="0"/>
        </w:rPr>
        <w:t xml:space="preserve">Disease time estimation</w:t>
      </w:r>
    </w:p>
    <w:p w:rsidR="00000000" w:rsidDel="00000000" w:rsidP="00000000" w:rsidRDefault="00000000" w:rsidRPr="00000000" w14:paraId="0000005A">
      <w:pPr>
        <w:shd w:fill="ffffff" w:val="clear"/>
        <w:jc w:val="both"/>
        <w:rPr/>
      </w:pPr>
      <w:r w:rsidDel="00000000" w:rsidR="00000000" w:rsidRPr="00000000">
        <w:rPr>
          <w:color w:val="333333"/>
          <w:rtl w:val="0"/>
        </w:rPr>
        <w:t xml:space="preserve">We binned observations by their baseline quantile to identify potential non-linearity in the 7-stage progression score and </w:t>
      </w:r>
      <w:ins w:author="Roberto Bonelli" w:id="21" w:date="2026-04-15T17:37:33Z">
        <w:r w:rsidDel="00000000" w:rsidR="00000000" w:rsidRPr="00000000">
          <w:rPr>
            <w:color w:val="333333"/>
            <w:rtl w:val="0"/>
            <w:rPrChange w:author="Roberto Bonelli" w:id="22" w:date="2026-04-15T17:37:33Z">
              <w:rPr>
                <w:color w:val="333333"/>
              </w:rPr>
            </w:rPrChange>
          </w:rPr>
          <w:t xml:space="preserve">pseudoprogression</w:t>
        </w:r>
      </w:ins>
      <w:del w:author="Roberto Bonelli" w:id="21" w:date="2026-04-15T17:37:33Z">
        <w:r w:rsidDel="00000000" w:rsidR="00000000" w:rsidRPr="00000000">
          <w:rPr>
            <w:color w:val="333333"/>
            <w:rtl w:val="0"/>
            <w:rPrChange w:author="Roberto Bonelli" w:id="22" w:date="2026-04-15T17:37:33Z">
              <w:rPr>
                <w:color w:val="333333"/>
              </w:rPr>
            </w:rPrChange>
          </w:rPr>
          <w:delText xml:space="preserve">PP</w:delText>
        </w:r>
      </w:del>
      <w:r w:rsidDel="00000000" w:rsidR="00000000" w:rsidRPr="00000000">
        <w:rPr>
          <w:color w:val="333333"/>
          <w:rtl w:val="0"/>
        </w:rPr>
        <w:t xml:space="preserve"> over time from the left-censored longitudinal profiles. </w:t>
      </w:r>
      <w:ins w:author="Roberto Bonelli" w:id="23" w:date="2026-04-15T17:59:35Z">
        <w:r w:rsidDel="00000000" w:rsidR="00000000" w:rsidRPr="00000000">
          <w:rPr>
            <w:rtl w:val="0"/>
            <w:rPrChange w:author="Roberto Bonelli" w:id="24" w:date="2026-04-15T17:59:35Z">
              <w:rPr>
                <w:color w:val="333333"/>
              </w:rPr>
            </w:rPrChange>
          </w:rPr>
          <w:t xml:space="preserve">We used a Bayesian non-linear mixed-effects model to estimate each patient-eye's position along the population curve. From this, we derived the temporal shift aligning each individual profile with the latent logarithmic curve.</w:t>
        </w:r>
      </w:ins>
      <w:del w:author="Roberto Bonelli" w:id="23" w:date="2026-04-15T17:59:35Z">
        <w:r w:rsidDel="00000000" w:rsidR="00000000" w:rsidRPr="00000000">
          <w:rPr>
            <w:rtl w:val="0"/>
            <w:rPrChange w:author="Roberto Bonelli" w:id="24" w:date="2026-04-15T17:59:35Z">
              <w:rPr/>
            </w:rPrChange>
          </w:rPr>
          <w:delText xml:space="preserve">Using a Bayesian non-linear mixed-effects model</w:delText>
        </w:r>
        <w:r w:rsidDel="00000000" w:rsidR="00000000" w:rsidRPr="00000000">
          <w:rPr>
            <w:rtl w:val="0"/>
            <w:rPrChange w:author="Roberto Bonelli" w:id="24" w:date="2026-04-15T17:59:35Z">
              <w:rPr>
                <w:color w:val="333333"/>
              </w:rPr>
            </w:rPrChange>
          </w:rPr>
          <w:delText xml:space="preserve">, we estimated the position of each patient-eye along the population curve and the corresponding temporal shift that </w:delText>
        </w:r>
        <w:r w:rsidDel="00000000" w:rsidR="00000000" w:rsidRPr="00000000">
          <w:rPr>
            <w:rtl w:val="0"/>
            <w:rPrChange w:author="Roberto Bonelli" w:id="24" w:date="2026-04-15T17:59:35Z">
              <w:rPr/>
            </w:rPrChange>
          </w:rPr>
          <w:delText xml:space="preserve">aligns each profile with the latent logarithmic curve</w:delText>
        </w:r>
      </w:del>
      <w:r w:rsidDel="00000000" w:rsidR="00000000" w:rsidRPr="00000000">
        <w:rPr>
          <w:rtl w:val="0"/>
        </w:rPr>
        <w:t xml:space="preserve"> </w:t>
      </w:r>
      <w:hyperlink r:id="rId22">
        <w:r w:rsidDel="00000000" w:rsidR="00000000" w:rsidRPr="00000000">
          <w:rPr>
            <w:b w:val="0"/>
            <w:bCs w:val="0"/>
            <w:color w:val="000000"/>
            <w:u w:val="none"/>
            <w:vertAlign w:val="superscript"/>
            <w:rtl w:val="0"/>
          </w:rPr>
          <w:t xml:space="preserve">23</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shd w:fill="ffffff" w:val="clear"/>
        <w:jc w:val="both"/>
        <w:rPr>
          <w:b w:val="1"/>
          <w:bCs w:val="1"/>
          <w:color w:val="333333"/>
          <w:sz w:val="26"/>
          <w:szCs w:val="26"/>
        </w:rPr>
      </w:pPr>
      <w:r w:rsidDel="00000000" w:rsidR="00000000" w:rsidRPr="00000000">
        <w:rPr>
          <w:b w:val="1"/>
          <w:bCs w:val="1"/>
          <w:color w:val="333333"/>
          <w:sz w:val="26"/>
          <w:szCs w:val="26"/>
          <w:rtl w:val="0"/>
        </w:rPr>
        <w:t xml:space="preserve">Results</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A schematic of the study is available in </w:t>
      </w:r>
      <w:r w:rsidDel="00000000" w:rsidR="00000000" w:rsidRPr="00000000">
        <w:rPr>
          <w:b w:val="1"/>
          <w:bCs w:val="1"/>
          <w:rtl w:val="0"/>
        </w:rPr>
        <w:t xml:space="preserve">Figure 1</w:t>
      </w:r>
      <w:r w:rsidDel="00000000" w:rsidR="00000000" w:rsidRPr="00000000">
        <w:rPr>
          <w:rtl w:val="0"/>
        </w:rPr>
        <w:t xml:space="preserve">. Following data cleaning (</w:t>
      </w:r>
      <w:r w:rsidDel="00000000" w:rsidR="00000000" w:rsidRPr="00000000">
        <w:rPr>
          <w:b w:val="1"/>
          <w:bCs w:val="1"/>
          <w:rtl w:val="0"/>
        </w:rPr>
        <w:t xml:space="preserve">Methods</w:t>
      </w:r>
      <w:r w:rsidDel="00000000" w:rsidR="00000000" w:rsidRPr="00000000">
        <w:rPr>
          <w:rtl w:val="0"/>
        </w:rPr>
        <w:t xml:space="preserve">), the dataset comprised 12,276 observations for 7,888 eyes belonging to 3,971 patients. Of these eyes, 492 had longitudinal data with an average follow-up of 4.8 years. A list of all clinical phenotypes measured is presented in </w:t>
      </w:r>
      <w:r w:rsidDel="00000000" w:rsidR="00000000" w:rsidRPr="00000000">
        <w:rPr>
          <w:b w:val="1"/>
          <w:bCs w:val="1"/>
          <w:rtl w:val="0"/>
        </w:rPr>
        <w:t xml:space="preserve">Supplementary Table 2</w:t>
      </w:r>
      <w:r w:rsidDel="00000000" w:rsidR="00000000" w:rsidRPr="00000000">
        <w:rPr>
          <w:rtl w:val="0"/>
        </w:rPr>
        <w:t xml:space="preserve">. Genotypic data for loci known to be associated with MacTel were also collected on 2,822 (71%) patients. For the genetic analyses, we used 16 loci associated with MacTel disease </w:t>
      </w:r>
      <w:hyperlink r:id="rId23">
        <w:r w:rsidDel="00000000" w:rsidR="00000000" w:rsidRPr="00000000">
          <w:rPr>
            <w:b w:val="0"/>
            <w:bCs w:val="0"/>
            <w:color w:val="000000"/>
            <w:u w:val="none"/>
            <w:vertAlign w:val="superscript"/>
            <w:rtl w:val="0"/>
          </w:rPr>
          <w:t xml:space="preserve">15</w:t>
        </w:r>
      </w:hyperlink>
      <w:r w:rsidDel="00000000" w:rsidR="00000000" w:rsidRPr="00000000">
        <w:rPr>
          <w:rtl w:val="0"/>
        </w:rPr>
        <w:t xml:space="preserve">. Demographic characteristics are presented in </w:t>
      </w:r>
      <w:r w:rsidDel="00000000" w:rsidR="00000000" w:rsidRPr="00000000">
        <w:rPr>
          <w:b w:val="1"/>
          <w:bCs w:val="1"/>
          <w:rtl w:val="0"/>
        </w:rPr>
        <w:t xml:space="preserve">Table 1</w:t>
      </w:r>
      <w:r w:rsidDel="00000000" w:rsidR="00000000" w:rsidRPr="00000000">
        <w:rPr>
          <w:rtl w:val="0"/>
        </w:rPr>
        <w:t xml:space="preserve">. </w:t>
      </w:r>
      <w:r w:rsidDel="00000000" w:rsidR="00000000" w:rsidRPr="00000000">
        <w:rPr>
          <w:rtl w:val="0"/>
        </w:rPr>
        <w:t xml:space="preserve">The data consisted of 34% males (N = 1,349) and 59% females (N = 2,344), with 7% unknown (N = 278).</w:t>
      </w:r>
      <w:r w:rsidDel="00000000" w:rsidR="00000000" w:rsidRPr="00000000">
        <w:rPr>
          <w:rtl w:val="0"/>
        </w:rPr>
        <w:t xml:space="preserve"> The median age of patients was 62 years. MacTel disease stage, as defined by the 7-stage progression score </w:t>
      </w:r>
      <w:hyperlink r:id="rId24">
        <w:r w:rsidDel="00000000" w:rsidR="00000000" w:rsidRPr="00000000">
          <w:rPr>
            <w:b w:val="0"/>
            <w:bCs w:val="0"/>
            <w:color w:val="000000"/>
            <w:u w:val="none"/>
            <w:vertAlign w:val="superscript"/>
            <w:rtl w:val="0"/>
          </w:rPr>
          <w:t xml:space="preserve">14</w:t>
        </w:r>
      </w:hyperlink>
      <w:r w:rsidDel="00000000" w:rsidR="00000000" w:rsidRPr="00000000">
        <w:rPr>
          <w:rtl w:val="0"/>
        </w:rPr>
        <w:t xml:space="preserve">, was calculated using relevant features (</w:t>
      </w:r>
      <w:r w:rsidDel="00000000" w:rsidR="00000000" w:rsidRPr="00000000">
        <w:rPr>
          <w:b w:val="1"/>
          <w:bCs w:val="1"/>
          <w:rtl w:val="0"/>
        </w:rPr>
        <w:t xml:space="preserve">Supplementary </w:t>
      </w:r>
      <w:ins w:author="Roberto Bonelli" w:id="25" w:date="2026-04-15T17:48:05Z">
        <w:r w:rsidDel="00000000" w:rsidR="00000000" w:rsidRPr="00000000">
          <w:rPr>
            <w:b w:val="1"/>
            <w:bCs w:val="1"/>
            <w:rtl w:val="0"/>
          </w:rPr>
          <w:t xml:space="preserve">Methods</w:t>
        </w:r>
      </w:ins>
      <w:del w:author="Roberto Bonelli" w:id="25" w:date="2026-04-15T17:48:05Z">
        <w:r w:rsidDel="00000000" w:rsidR="00000000" w:rsidRPr="00000000">
          <w:rPr>
            <w:b w:val="1"/>
            <w:bCs w:val="1"/>
            <w:rtl w:val="0"/>
          </w:rPr>
          <w:delText xml:space="preserve">materials</w:delText>
        </w:r>
      </w:del>
      <w:r w:rsidDel="00000000" w:rsidR="00000000" w:rsidRPr="00000000">
        <w:rPr>
          <w:rtl w:val="0"/>
        </w:rPr>
        <w:t xml:space="preserve">). </w:t>
      </w:r>
      <w:r w:rsidDel="00000000" w:rsidR="00000000" w:rsidRPr="00000000">
        <w:rPr>
          <w:rtl w:val="0"/>
        </w:rPr>
        <w:t xml:space="preserve">Among eyes at baseline,</w:t>
      </w:r>
      <w:r w:rsidDel="00000000" w:rsidR="00000000" w:rsidRPr="00000000">
        <w:rPr>
          <w:rtl w:val="0"/>
        </w:rPr>
        <w:t xml:space="preserve"> </w:t>
      </w:r>
      <w:r w:rsidDel="00000000" w:rsidR="00000000" w:rsidRPr="00000000">
        <w:rPr>
          <w:rtl w:val="0"/>
        </w:rPr>
        <w:t xml:space="preserve">56.2% of patients had a 7-stage progression score from 0 to 2, 31.6% from 3 to 4, and 12.2% from 5 to 6. </w:t>
      </w: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r>
    </w:p>
    <w:tbl>
      <w:tblPr>
        <w:tblStyle w:val="Table1"/>
        <w:tblW w:w="3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515"/>
        <w:tblGridChange w:id="0">
          <w:tblGrid>
            <w:gridCol w:w="2130"/>
            <w:gridCol w:w="1515"/>
          </w:tblGrid>
        </w:tblGridChange>
      </w:tblGrid>
      <w:tr>
        <w:trPr>
          <w:cantSplit w:val="0"/>
          <w:trHeight w:val="315" w:hRule="atLeast"/>
          <w:tblHeader w:val="0"/>
        </w:trPr>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63">
            <w:pPr>
              <w:spacing w:line="276" w:lineRule="auto"/>
              <w:jc w:val="both"/>
              <w:rPr>
                <w:b w:val="1"/>
                <w:bCs w:val="1"/>
                <w:color w:val="333333"/>
                <w:sz w:val="16"/>
                <w:szCs w:val="16"/>
              </w:rPr>
            </w:pPr>
            <w:r w:rsidDel="00000000" w:rsidR="00000000" w:rsidRPr="00000000">
              <w:rPr>
                <w:b w:val="1"/>
                <w:bCs w:val="1"/>
                <w:color w:val="333333"/>
                <w:sz w:val="16"/>
                <w:szCs w:val="16"/>
                <w:rtl w:val="0"/>
              </w:rPr>
              <w:t xml:space="preserve">Number of observations</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64">
            <w:pPr>
              <w:spacing w:line="276" w:lineRule="auto"/>
              <w:jc w:val="both"/>
              <w:rPr>
                <w:sz w:val="16"/>
                <w:szCs w:val="16"/>
              </w:rPr>
            </w:pPr>
            <w:r w:rsidDel="00000000" w:rsidR="00000000" w:rsidRPr="00000000">
              <w:rPr>
                <w:sz w:val="16"/>
                <w:szCs w:val="16"/>
                <w:rtl w:val="0"/>
              </w:rPr>
              <w:t xml:space="preserve">12,276</w:t>
            </w:r>
          </w:p>
        </w:tc>
      </w:tr>
      <w:tr>
        <w:trPr>
          <w:cantSplit w:val="0"/>
          <w:trHeight w:val="315" w:hRule="atLeast"/>
          <w:tblHeader w:val="0"/>
        </w:trPr>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65">
            <w:pPr>
              <w:spacing w:line="276" w:lineRule="auto"/>
              <w:jc w:val="both"/>
              <w:rPr>
                <w:b w:val="1"/>
                <w:bCs w:val="1"/>
                <w:color w:val="333333"/>
                <w:sz w:val="16"/>
                <w:szCs w:val="16"/>
              </w:rPr>
            </w:pPr>
            <w:r w:rsidDel="00000000" w:rsidR="00000000" w:rsidRPr="00000000">
              <w:rPr>
                <w:b w:val="1"/>
                <w:bCs w:val="1"/>
                <w:color w:val="333333"/>
                <w:sz w:val="16"/>
                <w:szCs w:val="16"/>
                <w:rtl w:val="0"/>
              </w:rPr>
              <w:t xml:space="preserve">Number of patients</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66">
            <w:pPr>
              <w:jc w:val="both"/>
              <w:rPr>
                <w:sz w:val="16"/>
                <w:szCs w:val="16"/>
              </w:rPr>
            </w:pPr>
            <w:r w:rsidDel="00000000" w:rsidR="00000000" w:rsidRPr="00000000">
              <w:rPr>
                <w:sz w:val="16"/>
                <w:szCs w:val="16"/>
                <w:rtl w:val="0"/>
              </w:rPr>
              <w:t xml:space="preserve">3,971</w:t>
            </w:r>
          </w:p>
        </w:tc>
      </w:tr>
      <w:tr>
        <w:trPr>
          <w:cantSplit w:val="0"/>
          <w:trHeight w:val="315" w:hRule="atLeast"/>
          <w:tblHeader w:val="0"/>
        </w:trPr>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67">
            <w:pPr>
              <w:spacing w:line="276" w:lineRule="auto"/>
              <w:jc w:val="both"/>
              <w:rPr>
                <w:b w:val="1"/>
                <w:bCs w:val="1"/>
                <w:color w:val="333333"/>
                <w:sz w:val="16"/>
                <w:szCs w:val="16"/>
              </w:rPr>
            </w:pPr>
            <w:r w:rsidDel="00000000" w:rsidR="00000000" w:rsidRPr="00000000">
              <w:rPr>
                <w:b w:val="1"/>
                <w:bCs w:val="1"/>
                <w:color w:val="333333"/>
                <w:sz w:val="16"/>
                <w:szCs w:val="16"/>
                <w:rtl w:val="0"/>
              </w:rPr>
              <w:t xml:space="preserve">Number of eyes</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68">
            <w:pPr>
              <w:spacing w:line="276" w:lineRule="auto"/>
              <w:jc w:val="both"/>
              <w:rPr>
                <w:sz w:val="16"/>
                <w:szCs w:val="16"/>
              </w:rPr>
            </w:pPr>
            <w:r w:rsidDel="00000000" w:rsidR="00000000" w:rsidRPr="00000000">
              <w:rPr>
                <w:sz w:val="16"/>
                <w:szCs w:val="16"/>
                <w:rtl w:val="0"/>
              </w:rPr>
              <w:t xml:space="preserve">7,888</w:t>
            </w:r>
          </w:p>
        </w:tc>
      </w:tr>
      <w:tr>
        <w:trPr>
          <w:cantSplit w:val="0"/>
          <w:trHeight w:val="315" w:hRule="atLeast"/>
          <w:tblHeader w:val="0"/>
        </w:trPr>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69">
            <w:pPr>
              <w:spacing w:line="276" w:lineRule="auto"/>
              <w:jc w:val="both"/>
              <w:rPr>
                <w:b w:val="1"/>
                <w:bCs w:val="1"/>
                <w:color w:val="333333"/>
                <w:sz w:val="16"/>
                <w:szCs w:val="16"/>
              </w:rPr>
            </w:pPr>
            <w:r w:rsidDel="00000000" w:rsidR="00000000" w:rsidRPr="00000000">
              <w:rPr>
                <w:b w:val="1"/>
                <w:bCs w:val="1"/>
                <w:color w:val="333333"/>
                <w:sz w:val="16"/>
                <w:szCs w:val="16"/>
                <w:rtl w:val="0"/>
              </w:rPr>
              <w:t xml:space="preserve">Median eye age</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6A">
            <w:pPr>
              <w:spacing w:line="276" w:lineRule="auto"/>
              <w:jc w:val="both"/>
              <w:rPr>
                <w:color w:val="333333"/>
                <w:sz w:val="16"/>
                <w:szCs w:val="16"/>
              </w:rPr>
            </w:pPr>
            <w:r w:rsidDel="00000000" w:rsidR="00000000" w:rsidRPr="00000000">
              <w:rPr>
                <w:color w:val="333333"/>
                <w:sz w:val="16"/>
                <w:szCs w:val="16"/>
                <w:rtl w:val="0"/>
              </w:rPr>
              <w:t xml:space="preserve">62</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6B">
            <w:pPr>
              <w:spacing w:line="276" w:lineRule="auto"/>
              <w:jc w:val="both"/>
              <w:rPr>
                <w:b w:val="1"/>
                <w:bCs w:val="1"/>
                <w:color w:val="333333"/>
                <w:sz w:val="16"/>
                <w:szCs w:val="16"/>
              </w:rPr>
            </w:pPr>
            <w:r w:rsidDel="00000000" w:rsidR="00000000" w:rsidRPr="00000000">
              <w:rPr>
                <w:b w:val="1"/>
                <w:bCs w:val="1"/>
                <w:color w:val="333333"/>
                <w:sz w:val="16"/>
                <w:szCs w:val="16"/>
                <w:rtl w:val="0"/>
              </w:rPr>
              <w:t xml:space="preserve">Sex at birth</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6C">
            <w:pPr>
              <w:jc w:val="both"/>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6D">
            <w:pPr>
              <w:spacing w:line="276" w:lineRule="auto"/>
              <w:jc w:val="both"/>
              <w:rPr>
                <w:i w:val="1"/>
                <w:iCs w:val="1"/>
                <w:color w:val="333333"/>
                <w:sz w:val="16"/>
                <w:szCs w:val="16"/>
              </w:rPr>
            </w:pPr>
            <w:r w:rsidDel="00000000" w:rsidR="00000000" w:rsidRPr="00000000">
              <w:rPr>
                <w:i w:val="1"/>
                <w:iCs w:val="1"/>
                <w:color w:val="333333"/>
                <w:sz w:val="16"/>
                <w:szCs w:val="16"/>
                <w:rtl w:val="0"/>
              </w:rPr>
              <w:t xml:space="preserve">Male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6E">
            <w:pPr>
              <w:spacing w:line="276" w:lineRule="auto"/>
              <w:jc w:val="both"/>
              <w:rPr>
                <w:color w:val="333333"/>
                <w:sz w:val="16"/>
                <w:szCs w:val="16"/>
              </w:rPr>
            </w:pPr>
            <w:r w:rsidDel="00000000" w:rsidR="00000000" w:rsidRPr="00000000">
              <w:rPr>
                <w:color w:val="333333"/>
                <w:sz w:val="16"/>
                <w:szCs w:val="16"/>
                <w:rtl w:val="0"/>
              </w:rPr>
              <w:t xml:space="preserve">1,349</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6F">
            <w:pPr>
              <w:spacing w:line="276" w:lineRule="auto"/>
              <w:jc w:val="both"/>
              <w:rPr>
                <w:i w:val="1"/>
                <w:iCs w:val="1"/>
                <w:color w:val="333333"/>
                <w:sz w:val="16"/>
                <w:szCs w:val="16"/>
              </w:rPr>
            </w:pPr>
            <w:r w:rsidDel="00000000" w:rsidR="00000000" w:rsidRPr="00000000">
              <w:rPr>
                <w:i w:val="1"/>
                <w:iCs w:val="1"/>
                <w:color w:val="333333"/>
                <w:sz w:val="16"/>
                <w:szCs w:val="16"/>
                <w:rtl w:val="0"/>
              </w:rPr>
              <w:t xml:space="preserve">Female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70">
            <w:pPr>
              <w:spacing w:line="276" w:lineRule="auto"/>
              <w:jc w:val="both"/>
              <w:rPr>
                <w:color w:val="333333"/>
                <w:sz w:val="16"/>
                <w:szCs w:val="16"/>
              </w:rPr>
            </w:pPr>
            <w:r w:rsidDel="00000000" w:rsidR="00000000" w:rsidRPr="00000000">
              <w:rPr>
                <w:color w:val="333333"/>
                <w:sz w:val="16"/>
                <w:szCs w:val="16"/>
                <w:rtl w:val="0"/>
              </w:rPr>
              <w:t xml:space="preserve">2,344</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71">
            <w:pPr>
              <w:spacing w:line="276" w:lineRule="auto"/>
              <w:jc w:val="both"/>
              <w:rPr>
                <w:i w:val="1"/>
                <w:iCs w:val="1"/>
                <w:color w:val="333333"/>
                <w:sz w:val="16"/>
                <w:szCs w:val="16"/>
              </w:rPr>
            </w:pPr>
            <w:r w:rsidDel="00000000" w:rsidR="00000000" w:rsidRPr="00000000">
              <w:rPr>
                <w:i w:val="1"/>
                <w:iCs w:val="1"/>
                <w:color w:val="333333"/>
                <w:sz w:val="16"/>
                <w:szCs w:val="16"/>
                <w:rtl w:val="0"/>
              </w:rPr>
              <w:t xml:space="preserve">Unknown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72">
            <w:pPr>
              <w:spacing w:line="276" w:lineRule="auto"/>
              <w:jc w:val="both"/>
              <w:rPr>
                <w:color w:val="333333"/>
                <w:sz w:val="16"/>
                <w:szCs w:val="16"/>
              </w:rPr>
            </w:pPr>
            <w:r w:rsidDel="00000000" w:rsidR="00000000" w:rsidRPr="00000000">
              <w:rPr>
                <w:color w:val="333333"/>
                <w:sz w:val="16"/>
                <w:szCs w:val="16"/>
                <w:rtl w:val="0"/>
              </w:rPr>
              <w:t xml:space="preserve">278</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73">
            <w:pPr>
              <w:spacing w:line="276" w:lineRule="auto"/>
              <w:jc w:val="both"/>
              <w:rPr>
                <w:b w:val="1"/>
                <w:bCs w:val="1"/>
                <w:color w:val="333333"/>
                <w:sz w:val="16"/>
                <w:szCs w:val="16"/>
              </w:rPr>
            </w:pPr>
            <w:r w:rsidDel="00000000" w:rsidR="00000000" w:rsidRPr="00000000">
              <w:rPr>
                <w:b w:val="1"/>
                <w:bCs w:val="1"/>
                <w:color w:val="333333"/>
                <w:sz w:val="16"/>
                <w:szCs w:val="16"/>
                <w:rtl w:val="0"/>
              </w:rPr>
              <w:t xml:space="preserve">Type II Diabetes</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74">
            <w:pPr>
              <w:jc w:val="both"/>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75">
            <w:pPr>
              <w:spacing w:line="276" w:lineRule="auto"/>
              <w:jc w:val="both"/>
              <w:rPr>
                <w:i w:val="1"/>
                <w:iCs w:val="1"/>
                <w:color w:val="333333"/>
                <w:sz w:val="16"/>
                <w:szCs w:val="16"/>
              </w:rPr>
            </w:pPr>
            <w:r w:rsidDel="00000000" w:rsidR="00000000" w:rsidRPr="00000000">
              <w:rPr>
                <w:i w:val="1"/>
                <w:iCs w:val="1"/>
                <w:color w:val="333333"/>
                <w:sz w:val="16"/>
                <w:szCs w:val="16"/>
                <w:rtl w:val="0"/>
              </w:rPr>
              <w:t xml:space="preserve">No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76">
            <w:pPr>
              <w:spacing w:line="276" w:lineRule="auto"/>
              <w:jc w:val="both"/>
              <w:rPr>
                <w:color w:val="333333"/>
                <w:sz w:val="16"/>
                <w:szCs w:val="16"/>
              </w:rPr>
            </w:pPr>
            <w:r w:rsidDel="00000000" w:rsidR="00000000" w:rsidRPr="00000000">
              <w:rPr>
                <w:color w:val="333333"/>
                <w:sz w:val="16"/>
                <w:szCs w:val="16"/>
                <w:rtl w:val="0"/>
              </w:rPr>
              <w:t xml:space="preserve">4,039</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77">
            <w:pPr>
              <w:spacing w:line="276" w:lineRule="auto"/>
              <w:jc w:val="both"/>
              <w:rPr>
                <w:i w:val="1"/>
                <w:iCs w:val="1"/>
                <w:color w:val="333333"/>
                <w:sz w:val="16"/>
                <w:szCs w:val="16"/>
              </w:rPr>
            </w:pPr>
            <w:r w:rsidDel="00000000" w:rsidR="00000000" w:rsidRPr="00000000">
              <w:rPr>
                <w:i w:val="1"/>
                <w:iCs w:val="1"/>
                <w:color w:val="333333"/>
                <w:sz w:val="16"/>
                <w:szCs w:val="16"/>
                <w:rtl w:val="0"/>
              </w:rPr>
              <w:t xml:space="preserve">Yes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78">
            <w:pPr>
              <w:spacing w:line="276" w:lineRule="auto"/>
              <w:jc w:val="both"/>
              <w:rPr>
                <w:color w:val="333333"/>
                <w:sz w:val="16"/>
                <w:szCs w:val="16"/>
              </w:rPr>
            </w:pPr>
            <w:r w:rsidDel="00000000" w:rsidR="00000000" w:rsidRPr="00000000">
              <w:rPr>
                <w:color w:val="333333"/>
                <w:sz w:val="16"/>
                <w:szCs w:val="16"/>
                <w:rtl w:val="0"/>
              </w:rPr>
              <w:t xml:space="preserve">2,050</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79">
            <w:pPr>
              <w:spacing w:line="276" w:lineRule="auto"/>
              <w:jc w:val="both"/>
              <w:rPr>
                <w:i w:val="1"/>
                <w:iCs w:val="1"/>
                <w:color w:val="333333"/>
                <w:sz w:val="16"/>
                <w:szCs w:val="16"/>
              </w:rPr>
            </w:pPr>
            <w:r w:rsidDel="00000000" w:rsidR="00000000" w:rsidRPr="00000000">
              <w:rPr>
                <w:i w:val="1"/>
                <w:iCs w:val="1"/>
                <w:color w:val="333333"/>
                <w:sz w:val="16"/>
                <w:szCs w:val="16"/>
                <w:rtl w:val="0"/>
              </w:rPr>
              <w:t xml:space="preserve">Unknown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7A">
            <w:pPr>
              <w:spacing w:line="276" w:lineRule="auto"/>
              <w:jc w:val="both"/>
              <w:rPr>
                <w:color w:val="333333"/>
                <w:sz w:val="16"/>
                <w:szCs w:val="16"/>
              </w:rPr>
            </w:pPr>
            <w:r w:rsidDel="00000000" w:rsidR="00000000" w:rsidRPr="00000000">
              <w:rPr>
                <w:color w:val="333333"/>
                <w:sz w:val="16"/>
                <w:szCs w:val="16"/>
                <w:rtl w:val="0"/>
              </w:rPr>
              <w:t xml:space="preserve">6,187</w:t>
            </w:r>
          </w:p>
        </w:tc>
      </w:tr>
      <w:tr>
        <w:trPr>
          <w:cantSplit w:val="0"/>
          <w:trHeight w:val="315" w:hRule="atLeast"/>
          <w:tblHeader w:val="0"/>
        </w:trPr>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7B">
            <w:pPr>
              <w:spacing w:line="276" w:lineRule="auto"/>
              <w:jc w:val="both"/>
              <w:rPr>
                <w:b w:val="1"/>
                <w:bCs w:val="1"/>
                <w:color w:val="333333"/>
                <w:sz w:val="16"/>
                <w:szCs w:val="16"/>
              </w:rPr>
            </w:pPr>
            <w:r w:rsidDel="00000000" w:rsidR="00000000" w:rsidRPr="00000000">
              <w:rPr>
                <w:b w:val="1"/>
                <w:bCs w:val="1"/>
                <w:color w:val="333333"/>
                <w:sz w:val="16"/>
                <w:szCs w:val="16"/>
                <w:rtl w:val="0"/>
              </w:rPr>
              <w:t xml:space="preserve">7-stage eye severity</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7C">
            <w:pPr>
              <w:jc w:val="both"/>
              <w:rPr/>
            </w:pP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7D">
            <w:pPr>
              <w:spacing w:line="276" w:lineRule="auto"/>
              <w:jc w:val="both"/>
              <w:rPr>
                <w:i w:val="1"/>
                <w:iCs w:val="1"/>
                <w:color w:val="333333"/>
                <w:sz w:val="16"/>
                <w:szCs w:val="16"/>
              </w:rPr>
            </w:pPr>
            <w:r w:rsidDel="00000000" w:rsidR="00000000" w:rsidRPr="00000000">
              <w:rPr>
                <w:i w:val="1"/>
                <w:iCs w:val="1"/>
                <w:color w:val="333333"/>
                <w:sz w:val="16"/>
                <w:szCs w:val="16"/>
                <w:rtl w:val="0"/>
              </w:rPr>
              <w:t xml:space="preserve">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7E">
            <w:pPr>
              <w:spacing w:line="276" w:lineRule="auto"/>
              <w:jc w:val="both"/>
              <w:rPr>
                <w:color w:val="333333"/>
                <w:sz w:val="16"/>
                <w:szCs w:val="16"/>
              </w:rPr>
            </w:pPr>
            <w:r w:rsidDel="00000000" w:rsidR="00000000" w:rsidRPr="00000000">
              <w:rPr>
                <w:color w:val="333333"/>
                <w:sz w:val="16"/>
                <w:szCs w:val="16"/>
                <w:rtl w:val="0"/>
              </w:rPr>
              <w:t xml:space="preserve">1,395</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7F">
            <w:pPr>
              <w:spacing w:line="276" w:lineRule="auto"/>
              <w:jc w:val="both"/>
              <w:rPr>
                <w:i w:val="1"/>
                <w:iCs w:val="1"/>
                <w:color w:val="333333"/>
                <w:sz w:val="16"/>
                <w:szCs w:val="16"/>
              </w:rPr>
            </w:pPr>
            <w:r w:rsidDel="00000000" w:rsidR="00000000" w:rsidRPr="00000000">
              <w:rPr>
                <w:i w:val="1"/>
                <w:iCs w:val="1"/>
                <w:color w:val="333333"/>
                <w:sz w:val="16"/>
                <w:szCs w:val="16"/>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80">
            <w:pPr>
              <w:spacing w:line="276" w:lineRule="auto"/>
              <w:jc w:val="both"/>
              <w:rPr>
                <w:color w:val="333333"/>
                <w:sz w:val="16"/>
                <w:szCs w:val="16"/>
              </w:rPr>
            </w:pPr>
            <w:r w:rsidDel="00000000" w:rsidR="00000000" w:rsidRPr="00000000">
              <w:rPr>
                <w:color w:val="333333"/>
                <w:sz w:val="16"/>
                <w:szCs w:val="16"/>
                <w:rtl w:val="0"/>
              </w:rPr>
              <w:t xml:space="preserve">1,865</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81">
            <w:pPr>
              <w:spacing w:line="276" w:lineRule="auto"/>
              <w:jc w:val="both"/>
              <w:rPr>
                <w:i w:val="1"/>
                <w:iCs w:val="1"/>
                <w:color w:val="333333"/>
                <w:sz w:val="16"/>
                <w:szCs w:val="16"/>
              </w:rPr>
            </w:pPr>
            <w:r w:rsidDel="00000000" w:rsidR="00000000" w:rsidRPr="00000000">
              <w:rPr>
                <w:i w:val="1"/>
                <w:iCs w:val="1"/>
                <w:color w:val="333333"/>
                <w:sz w:val="16"/>
                <w:szCs w:val="16"/>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82">
            <w:pPr>
              <w:spacing w:line="276" w:lineRule="auto"/>
              <w:jc w:val="both"/>
              <w:rPr>
                <w:sz w:val="16"/>
                <w:szCs w:val="16"/>
              </w:rPr>
            </w:pPr>
            <w:r w:rsidDel="00000000" w:rsidR="00000000" w:rsidRPr="00000000">
              <w:rPr>
                <w:sz w:val="16"/>
                <w:szCs w:val="16"/>
                <w:rtl w:val="0"/>
              </w:rPr>
              <w:t xml:space="preserve">1,177</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83">
            <w:pPr>
              <w:spacing w:line="276" w:lineRule="auto"/>
              <w:jc w:val="both"/>
              <w:rPr>
                <w:i w:val="1"/>
                <w:iCs w:val="1"/>
                <w:color w:val="333333"/>
                <w:sz w:val="16"/>
                <w:szCs w:val="16"/>
              </w:rPr>
            </w:pPr>
            <w:r w:rsidDel="00000000" w:rsidR="00000000" w:rsidRPr="00000000">
              <w:rPr>
                <w:i w:val="1"/>
                <w:iCs w:val="1"/>
                <w:color w:val="333333"/>
                <w:sz w:val="16"/>
                <w:szCs w:val="16"/>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84">
            <w:pPr>
              <w:spacing w:line="276" w:lineRule="auto"/>
              <w:jc w:val="both"/>
              <w:rPr>
                <w:sz w:val="16"/>
                <w:szCs w:val="16"/>
              </w:rPr>
            </w:pPr>
            <w:r w:rsidDel="00000000" w:rsidR="00000000" w:rsidRPr="00000000">
              <w:rPr>
                <w:sz w:val="16"/>
                <w:szCs w:val="16"/>
                <w:rtl w:val="0"/>
              </w:rPr>
              <w:t xml:space="preserve">631</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85">
            <w:pPr>
              <w:spacing w:line="276" w:lineRule="auto"/>
              <w:jc w:val="both"/>
              <w:rPr>
                <w:i w:val="1"/>
                <w:iCs w:val="1"/>
                <w:color w:val="333333"/>
                <w:sz w:val="16"/>
                <w:szCs w:val="16"/>
              </w:rPr>
            </w:pPr>
            <w:r w:rsidDel="00000000" w:rsidR="00000000" w:rsidRPr="00000000">
              <w:rPr>
                <w:i w:val="1"/>
                <w:iCs w:val="1"/>
                <w:color w:val="333333"/>
                <w:sz w:val="16"/>
                <w:szCs w:val="16"/>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86">
            <w:pPr>
              <w:spacing w:line="276" w:lineRule="auto"/>
              <w:jc w:val="both"/>
              <w:rPr>
                <w:sz w:val="16"/>
                <w:szCs w:val="16"/>
              </w:rPr>
            </w:pPr>
            <w:r w:rsidDel="00000000" w:rsidR="00000000" w:rsidRPr="00000000">
              <w:rPr>
                <w:sz w:val="16"/>
                <w:szCs w:val="16"/>
                <w:rtl w:val="0"/>
              </w:rPr>
              <w:t xml:space="preserve">1,859</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87">
            <w:pPr>
              <w:spacing w:line="276" w:lineRule="auto"/>
              <w:jc w:val="both"/>
              <w:rPr>
                <w:i w:val="1"/>
                <w:iCs w:val="1"/>
                <w:color w:val="333333"/>
                <w:sz w:val="16"/>
                <w:szCs w:val="16"/>
              </w:rPr>
            </w:pPr>
            <w:r w:rsidDel="00000000" w:rsidR="00000000" w:rsidRPr="00000000">
              <w:rPr>
                <w:i w:val="1"/>
                <w:iCs w:val="1"/>
                <w:color w:val="333333"/>
                <w:sz w:val="16"/>
                <w:szCs w:val="16"/>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88">
            <w:pPr>
              <w:spacing w:line="276" w:lineRule="auto"/>
              <w:jc w:val="both"/>
              <w:rPr>
                <w:sz w:val="16"/>
                <w:szCs w:val="16"/>
              </w:rPr>
            </w:pPr>
            <w:r w:rsidDel="00000000" w:rsidR="00000000" w:rsidRPr="00000000">
              <w:rPr>
                <w:sz w:val="16"/>
                <w:szCs w:val="16"/>
                <w:rtl w:val="0"/>
              </w:rPr>
              <w:t xml:space="preserve">535</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89">
            <w:pPr>
              <w:spacing w:line="276" w:lineRule="auto"/>
              <w:jc w:val="both"/>
              <w:rPr>
                <w:i w:val="1"/>
                <w:iCs w:val="1"/>
                <w:color w:val="333333"/>
                <w:sz w:val="16"/>
                <w:szCs w:val="16"/>
              </w:rPr>
            </w:pPr>
            <w:r w:rsidDel="00000000" w:rsidR="00000000" w:rsidRPr="00000000">
              <w:rPr>
                <w:i w:val="1"/>
                <w:iCs w:val="1"/>
                <w:color w:val="333333"/>
                <w:sz w:val="16"/>
                <w:szCs w:val="16"/>
                <w:rtl w:val="0"/>
              </w:rPr>
              <w:t xml:space="preserve">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8A">
            <w:pPr>
              <w:spacing w:line="276" w:lineRule="auto"/>
              <w:jc w:val="both"/>
              <w:rPr>
                <w:sz w:val="16"/>
                <w:szCs w:val="16"/>
              </w:rPr>
            </w:pPr>
            <w:r w:rsidDel="00000000" w:rsidR="00000000" w:rsidRPr="00000000">
              <w:rPr>
                <w:sz w:val="16"/>
                <w:szCs w:val="16"/>
                <w:rtl w:val="0"/>
              </w:rPr>
              <w:t xml:space="preserve">426</w:t>
            </w:r>
          </w:p>
        </w:tc>
      </w:tr>
    </w:tbl>
    <w:p w:rsidR="00000000" w:rsidDel="00000000" w:rsidP="00000000" w:rsidRDefault="00000000" w:rsidRPr="00000000" w14:paraId="0000008B">
      <w:pPr>
        <w:jc w:val="both"/>
        <w:rPr>
          <w:b w:val="1"/>
          <w:bCs w:val="1"/>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b w:val="1"/>
          <w:bCs w:val="1"/>
          <w:rtl w:val="0"/>
        </w:rPr>
        <w:t xml:space="preserve">Table 1</w:t>
      </w:r>
      <w:r w:rsidDel="00000000" w:rsidR="00000000" w:rsidRPr="00000000">
        <w:rPr>
          <w:rtl w:val="0"/>
        </w:rPr>
        <w:t xml:space="preserve">: Description of study demographics and sample characteristics. </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t xml:space="preserve">Variables were standardized to have a mean of 0 and a standard deviation of 1. </w:t>
      </w:r>
      <w:r w:rsidDel="00000000" w:rsidR="00000000" w:rsidRPr="00000000">
        <w:rPr>
          <w:rtl w:val="0"/>
        </w:rPr>
        <w:t xml:space="preserve">Missing values were imputed using the average of the MICE imputations.</w:t>
      </w:r>
      <w:r w:rsidDel="00000000" w:rsidR="00000000" w:rsidRPr="00000000">
        <w:rPr>
          <w:rtl w:val="0"/>
        </w:rPr>
        <w:t xml:space="preserve"> A subset of complete cases was used to test MICE’s predictive ability by comparing actual values against those predicted by MICE. </w:t>
      </w:r>
      <w:r w:rsidDel="00000000" w:rsidR="00000000" w:rsidRPr="00000000">
        <w:rPr>
          <w:rtl w:val="0"/>
        </w:rPr>
        <w:t xml:space="preserve">This resulted in a mean R = 0.25 concordance</w:t>
      </w:r>
      <w:r w:rsidDel="00000000" w:rsidR="00000000" w:rsidRPr="00000000">
        <w:rPr>
          <w:rtl w:val="0"/>
        </w:rPr>
        <w:t xml:space="preserve"> (</w:t>
      </w:r>
      <w:r w:rsidDel="00000000" w:rsidR="00000000" w:rsidRPr="00000000">
        <w:rPr>
          <w:b w:val="1"/>
          <w:bCs w:val="1"/>
          <w:rtl w:val="0"/>
        </w:rPr>
        <w:t xml:space="preserve">Methods</w:t>
      </w:r>
      <w:r w:rsidDel="00000000" w:rsidR="00000000" w:rsidRPr="00000000">
        <w:rPr>
          <w:rtl w:val="0"/>
        </w:rPr>
        <w:t xml:space="preserve">, </w:t>
      </w:r>
      <w:r w:rsidDel="00000000" w:rsidR="00000000" w:rsidRPr="00000000">
        <w:rPr>
          <w:b w:val="1"/>
          <w:bCs w:val="1"/>
          <w:rtl w:val="0"/>
        </w:rPr>
        <w:t xml:space="preserve">Supplementary Figure 1</w:t>
      </w:r>
      <w:r w:rsidDel="00000000" w:rsidR="00000000" w:rsidRPr="00000000">
        <w:rPr>
          <w:rtl w:val="0"/>
        </w:rPr>
        <w:t xml:space="preserve">). </w:t>
      </w:r>
      <w:ins w:author="Roberto Bonelli" w:id="26" w:date="2026-04-15T17:49:28Z">
        <w:r w:rsidDel="00000000" w:rsidR="00000000" w:rsidRPr="00000000">
          <w:rPr>
            <w:rtl w:val="0"/>
          </w:rPr>
          <w:t xml:space="preserve">P</w:t>
        </w:r>
      </w:ins>
      <w:del w:author="Roberto Bonelli" w:id="26" w:date="2026-04-15T17:49:28Z">
        <w:r w:rsidDel="00000000" w:rsidR="00000000" w:rsidRPr="00000000">
          <w:rPr>
            <w:rtl w:val="0"/>
          </w:rPr>
          <w:delText xml:space="preserve">A 7-stage progression score was calculated from relevant features (</w:delText>
        </w:r>
        <w:r w:rsidDel="00000000" w:rsidR="00000000" w:rsidRPr="00000000">
          <w:rPr>
            <w:b w:val="1"/>
            <w:bCs w:val="1"/>
            <w:rtl w:val="0"/>
          </w:rPr>
          <w:delText xml:space="preserve">Supplementary Materials</w:delText>
        </w:r>
        <w:r w:rsidDel="00000000" w:rsidR="00000000" w:rsidRPr="00000000">
          <w:rPr>
            <w:rtl w:val="0"/>
          </w:rPr>
          <w:delText xml:space="preserve">), and the p</w:delText>
        </w:r>
      </w:del>
      <w:r w:rsidDel="00000000" w:rsidR="00000000" w:rsidRPr="00000000">
        <w:rPr>
          <w:rtl w:val="0"/>
        </w:rPr>
        <w:t xml:space="preserve">arafoveal slope was obtained by estimating the angle from each of the four parafoveal zones' thickness to the foveal thickness (</w:t>
      </w:r>
      <w:r w:rsidDel="00000000" w:rsidR="00000000" w:rsidRPr="00000000">
        <w:rPr>
          <w:b w:val="1"/>
          <w:bCs w:val="1"/>
          <w:rtl w:val="0"/>
        </w:rPr>
        <w:t xml:space="preserve">Methods</w:t>
      </w:r>
      <w:r w:rsidDel="00000000" w:rsidR="00000000" w:rsidRPr="00000000">
        <w:rPr>
          <w:rtl w:val="0"/>
        </w:rPr>
        <w:t xml:space="preserve">). </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b w:val="1"/>
          <w:bCs w:val="1"/>
          <w:rtl w:val="0"/>
        </w:rPr>
        <w:t xml:space="preserve">Clinical phenotypes connections</w:t>
      </w: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A feature-wise correlation analysis with hierarchical clustering was performed on the features (</w:t>
      </w:r>
      <w:r w:rsidDel="00000000" w:rsidR="00000000" w:rsidRPr="00000000">
        <w:rPr>
          <w:b w:val="1"/>
          <w:bCs w:val="1"/>
          <w:rtl w:val="0"/>
        </w:rPr>
        <w:t xml:space="preserve">Supplementary Figure 2</w:t>
      </w:r>
      <w:r w:rsidDel="00000000" w:rsidR="00000000" w:rsidRPr="00000000">
        <w:rPr>
          <w:rtl w:val="0"/>
        </w:rPr>
        <w:t xml:space="preserve">). The analysis revealed two groups of clinical signs co-occurring within the eyes of MacTel patients. One cluster connected foveal slope and thickness to visual acuity, while the other cluster included telangiectatic changes. </w:t>
      </w: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b w:val="1"/>
          <w:bCs w:val="1"/>
          <w:rtl w:val="0"/>
        </w:rPr>
        <w:t xml:space="preserve">Clustering eyes into disease stages</w:t>
      </w: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t xml:space="preserve">Clustering analysis </w:t>
      </w:r>
      <w:r w:rsidDel="00000000" w:rsidR="00000000" w:rsidRPr="00000000">
        <w:rPr>
          <w:rtl w:val="0"/>
        </w:rPr>
        <w:t xml:space="preserve">using a two-step clustering method (</w:t>
      </w:r>
      <w:r w:rsidDel="00000000" w:rsidR="00000000" w:rsidRPr="00000000">
        <w:rPr>
          <w:b w:val="1"/>
          <w:bCs w:val="1"/>
          <w:rtl w:val="0"/>
        </w:rPr>
        <w:t xml:space="preserve">Methods</w:t>
      </w:r>
      <w:r w:rsidDel="00000000" w:rsidR="00000000" w:rsidRPr="00000000">
        <w:rPr>
          <w:rtl w:val="0"/>
        </w:rPr>
        <w:t xml:space="preserve">) indicated a best fit with 13 clusters. </w:t>
      </w:r>
      <w:r w:rsidDel="00000000" w:rsidR="00000000" w:rsidRPr="00000000">
        <w:rPr>
          <w:rtl w:val="0"/>
        </w:rPr>
        <w:t xml:space="preserve">Principal component and t-SNE visualization of the data divided into such clusters is presented in </w:t>
      </w:r>
      <w:r w:rsidDel="00000000" w:rsidR="00000000" w:rsidRPr="00000000">
        <w:rPr>
          <w:b w:val="1"/>
          <w:bCs w:val="1"/>
          <w:rtl w:val="0"/>
        </w:rPr>
        <w:t xml:space="preserve">Figure 2 A-B</w:t>
      </w:r>
      <w:r w:rsidDel="00000000" w:rsidR="00000000" w:rsidRPr="00000000">
        <w:rPr>
          <w:rtl w:val="0"/>
        </w:rPr>
        <w:t xml:space="preserve">.</w:t>
      </w:r>
      <w:r w:rsidDel="00000000" w:rsidR="00000000" w:rsidRPr="00000000">
        <w:rPr>
          <w:rtl w:val="0"/>
        </w:rPr>
        <w:t xml:space="preserve"> The</w:t>
      </w:r>
      <w:r w:rsidDel="00000000" w:rsidR="00000000" w:rsidRPr="00000000">
        <w:rPr>
          <w:color w:val="333333"/>
          <w:rtl w:val="0"/>
        </w:rPr>
        <w:t xml:space="preserve"> average z-score of all features in each cluster is presented in </w:t>
      </w:r>
      <w:r w:rsidDel="00000000" w:rsidR="00000000" w:rsidRPr="00000000">
        <w:rPr>
          <w:b w:val="1"/>
          <w:bCs w:val="1"/>
          <w:rtl w:val="0"/>
        </w:rPr>
        <w:t xml:space="preserve">Supplementary Figure 3</w:t>
      </w:r>
      <w:r w:rsidDel="00000000" w:rsidR="00000000" w:rsidRPr="00000000">
        <w:rPr>
          <w:rtl w:val="0"/>
        </w:rPr>
        <w:t xml:space="preserve">. Using an XGBoost model trained to predict clusters based on phenotypes, SHAP scores were also used to identify which clinical phenotypes best characterized each cluster (</w:t>
      </w:r>
      <w:r w:rsidDel="00000000" w:rsidR="00000000" w:rsidRPr="00000000">
        <w:rPr>
          <w:b w:val="1"/>
          <w:bCs w:val="1"/>
          <w:rtl w:val="0"/>
        </w:rPr>
        <w:t xml:space="preserve">Supplementary Figure 4</w:t>
      </w:r>
      <w:r w:rsidDel="00000000" w:rsidR="00000000" w:rsidRPr="00000000">
        <w:rPr>
          <w:rtl w:val="0"/>
        </w:rPr>
        <w:t xml:space="preserve">).</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color w:val="4a86e8"/>
        </w:rPr>
      </w:pPr>
      <w:r w:rsidDel="00000000" w:rsidR="00000000" w:rsidRPr="00000000">
        <w:rPr>
          <w:rtl w:val="0"/>
        </w:rPr>
        <w:t xml:space="preserve">From these two methods, we found that clusters' phenotypic profiles mark different MacTel stages. In particular, clusters 1, 2, and 3 mark the early stages of MacTel with no ellipsoid zone (EZ) loss in cluster 1, juxtafoveal EZ-loss in cluster 2, and centrally in cluster 3. Cluster 4 is characterized by worsened vision and increased pigmentation. Cluster 6 has low vision and a thinner parafovea, with this pattern continuing into clusters 13 and 12, both of which present with very thin parafoveas and low vision. Cluster 5 has greater parafoveal thickness and captures worse vision than cluster 4. Cluster 9 has an abundance of foveal detachment and thus increased parafoveal slope. Cluster 8 has increased vertical telangiectasial vessels, while cluster 10 has the highest prevalence of right-angle veins, blunted and dilated retinal vessels. Cluster 11 exhibits the most inner-capillary leakage. Lastly, cluster 7 exemplified the most outer-nuclear-layer loss but was deemed an artifact as it was almost entirely comprised of observations taken from a single location (</w:t>
      </w:r>
      <w:r w:rsidDel="00000000" w:rsidR="00000000" w:rsidRPr="00000000">
        <w:rPr>
          <w:b w:val="1"/>
          <w:bCs w:val="1"/>
          <w:rtl w:val="0"/>
        </w:rPr>
        <w:t xml:space="preserve">Supplementary Figure 5</w:t>
      </w:r>
      <w:r w:rsidDel="00000000" w:rsidR="00000000" w:rsidRPr="00000000">
        <w:rPr>
          <w:rtl w:val="0"/>
        </w:rPr>
        <w:t xml:space="preserve">). This cluster was not considered in follow-up analyses. </w:t>
      </w:r>
      <w:r w:rsidDel="00000000" w:rsidR="00000000" w:rsidRPr="00000000">
        <w:rPr>
          <w:rtl w:val="0"/>
        </w:rPr>
        <w:t xml:space="preserve">Sample retinal images for each cluster are presented in </w:t>
      </w:r>
      <w:r w:rsidDel="00000000" w:rsidR="00000000" w:rsidRPr="00000000">
        <w:rPr>
          <w:b w:val="1"/>
          <w:bCs w:val="1"/>
          <w:rtl w:val="0"/>
        </w:rPr>
        <w:t xml:space="preserve">Supplementary Figure 6</w:t>
      </w:r>
      <w:r w:rsidDel="00000000" w:rsidR="00000000" w:rsidRPr="00000000">
        <w:rPr>
          <w:color w:val="4a86e8"/>
          <w:rtl w:val="0"/>
        </w:rPr>
        <w:t xml:space="preserve">.</w:t>
      </w:r>
    </w:p>
    <w:p w:rsidR="00000000" w:rsidDel="00000000" w:rsidP="00000000" w:rsidRDefault="00000000" w:rsidRPr="00000000" w14:paraId="00000097">
      <w:pPr>
        <w:jc w:val="both"/>
        <w:rPr>
          <w:color w:val="4a86e8"/>
        </w:rPr>
      </w:pPr>
      <w:r w:rsidDel="00000000" w:rsidR="00000000" w:rsidRPr="00000000">
        <w:rPr>
          <w:rtl w:val="0"/>
        </w:rPr>
      </w:r>
    </w:p>
    <w:p w:rsidR="00000000" w:rsidDel="00000000" w:rsidP="00000000" w:rsidRDefault="00000000" w:rsidRPr="00000000" w14:paraId="00000098">
      <w:pPr>
        <w:jc w:val="both"/>
        <w:rPr>
          <w:color w:val="4a86e8"/>
        </w:rPr>
      </w:pPr>
      <w:r w:rsidDel="00000000" w:rsidR="00000000" w:rsidRPr="00000000">
        <w:rPr>
          <w:b w:val="1"/>
          <w:bCs w:val="1"/>
          <w:rtl w:val="0"/>
        </w:rPr>
        <w:t xml:space="preserve">Construction of a new, unsupervised, continuous progression score</w:t>
      </w:r>
      <w:r w:rsidDel="00000000" w:rsidR="00000000" w:rsidRPr="00000000">
        <w:rPr>
          <w:rtl w:val="0"/>
        </w:rPr>
      </w:r>
    </w:p>
    <w:p w:rsidR="00000000" w:rsidDel="00000000" w:rsidP="00000000" w:rsidRDefault="00000000" w:rsidRPr="00000000" w14:paraId="00000099">
      <w:pPr>
        <w:jc w:val="both"/>
        <w:rPr>
          <w:strike w:val="1"/>
        </w:rPr>
      </w:pPr>
      <w:r w:rsidDel="00000000" w:rsidR="00000000" w:rsidRPr="00000000">
        <w:rPr>
          <w:rtl w:val="0"/>
        </w:rPr>
        <w:t xml:space="preserve">The existing 7-stage clinical severity score, which uses only a handful of clinical phenotypes, was significantly different (</w:t>
      </w:r>
      <w:r w:rsidDel="00000000" w:rsidR="00000000" w:rsidRPr="00000000">
        <w:rPr>
          <w:rtl w:val="0"/>
        </w:rPr>
        <w:t xml:space="preserve">p&lt;2.2-16</w:t>
      </w:r>
      <w:r w:rsidDel="00000000" w:rsidR="00000000" w:rsidRPr="00000000">
        <w:rPr>
          <w:rtl w:val="0"/>
        </w:rPr>
        <w:t xml:space="preserve">) between clusters in both </w:t>
      </w:r>
      <w:r w:rsidDel="00000000" w:rsidR="00000000" w:rsidRPr="00000000">
        <w:rPr>
          <w:i w:val="1"/>
          <w:iCs w:val="1"/>
          <w:rtl w:val="0"/>
        </w:rPr>
        <w:t xml:space="preserve">G</w:t>
      </w:r>
      <w:r w:rsidDel="00000000" w:rsidR="00000000" w:rsidRPr="00000000">
        <w:rPr>
          <w:rtl w:val="0"/>
        </w:rPr>
        <w:t xml:space="preserve"> and </w:t>
      </w:r>
      <w:r w:rsidDel="00000000" w:rsidR="00000000" w:rsidRPr="00000000">
        <w:rPr>
          <w:i w:val="1"/>
          <w:iCs w:val="1"/>
          <w:rtl w:val="0"/>
        </w:rPr>
        <w:t xml:space="preserve">ꭓ</w:t>
      </w:r>
      <w:r w:rsidDel="00000000" w:rsidR="00000000" w:rsidRPr="00000000">
        <w:rPr>
          <w:rtl w:val="0"/>
        </w:rPr>
        <w:t xml:space="preserve"> tests of independence </w:t>
      </w:r>
      <w:r w:rsidDel="00000000" w:rsidR="00000000" w:rsidRPr="00000000">
        <w:rPr>
          <w:rtl w:val="0"/>
        </w:rPr>
        <w:t xml:space="preserve">(</w:t>
      </w:r>
      <w:r w:rsidDel="00000000" w:rsidR="00000000" w:rsidRPr="00000000">
        <w:rPr>
          <w:b w:val="1"/>
          <w:bCs w:val="1"/>
          <w:rtl w:val="0"/>
        </w:rPr>
        <w:t xml:space="preserve">Supplementary Figure 7</w:t>
      </w:r>
      <w:r w:rsidDel="00000000" w:rsidR="00000000" w:rsidRPr="00000000">
        <w:rPr>
          <w:rtl w:val="0"/>
        </w:rPr>
        <w:t xml:space="preserve">)</w:t>
      </w:r>
      <w:r w:rsidDel="00000000" w:rsidR="00000000" w:rsidRPr="00000000">
        <w:rPr>
          <w:rtl w:val="0"/>
        </w:rPr>
        <w:t xml:space="preserve">, demonstrating that o</w:t>
      </w:r>
      <w:r w:rsidDel="00000000" w:rsidR="00000000" w:rsidRPr="00000000">
        <w:rPr>
          <w:rtl w:val="0"/>
        </w:rPr>
        <w:t xml:space="preserve">ur new, data-driven clustering approach divided eyes by latent severity</w:t>
      </w:r>
      <w:r w:rsidDel="00000000" w:rsidR="00000000" w:rsidRPr="00000000">
        <w:rPr>
          <w:rtl w:val="0"/>
        </w:rPr>
        <w:t xml:space="preserve">. We, however, found that clinically distinct clusters presented the same 7-stage clinical severity score. We hence theorized that a more granular progression scale could be obtained by using all phenotypic information collected in our dataset. We performed pseudotime analysis, commonly used in gene expression analysis, </w:t>
      </w:r>
      <w:r w:rsidDel="00000000" w:rsidR="00000000" w:rsidRPr="00000000">
        <w:rPr>
          <w:rtl w:val="0"/>
        </w:rPr>
        <w:t xml:space="preserve">on our mosly cross sectional dataset</w:t>
      </w:r>
      <w:r w:rsidDel="00000000" w:rsidR="00000000" w:rsidRPr="00000000">
        <w:rPr>
          <w:rtl w:val="0"/>
        </w:rPr>
        <w:t xml:space="preserve">. We employ this method on a minimum spanning tree calculated from 50 PCs to derive a continuous score of progression, which we refer to as </w:t>
      </w:r>
      <w:r w:rsidDel="00000000" w:rsidR="00000000" w:rsidRPr="00000000">
        <w:rPr>
          <w:i w:val="1"/>
          <w:iCs w:val="1"/>
          <w:rtl w:val="0"/>
        </w:rPr>
        <w:t xml:space="preserve">pseudoprogression</w:t>
      </w:r>
      <w:r w:rsidDel="00000000" w:rsidR="00000000" w:rsidRPr="00000000">
        <w:rPr>
          <w:rtl w:val="0"/>
        </w:rPr>
        <w:t xml:space="preserve"> (</w:t>
      </w:r>
      <w:r w:rsidDel="00000000" w:rsidR="00000000" w:rsidRPr="00000000">
        <w:rPr>
          <w:b w:val="1"/>
          <w:bCs w:val="1"/>
          <w:rtl w:val="0"/>
        </w:rPr>
        <w:t xml:space="preserve">Figure 2 C-D</w:t>
      </w:r>
      <w:r w:rsidDel="00000000" w:rsidR="00000000" w:rsidRPr="00000000">
        <w:rPr>
          <w:rtl w:val="0"/>
        </w:rPr>
        <w:t xml:space="preserve">), providing a measure of severity using a non-linear combination of all phenotypes. PC1 demonstrated strong partitioning of eyes across pseudoprogression scores. Clusters 1 and 2 exhibit the lowest pseudoprogression, while clusters 3 and 4 have medium pseudoprogression scores. Clusters 7 to 13 show the highest pseudoprogression (</w:t>
      </w:r>
      <w:r w:rsidDel="00000000" w:rsidR="00000000" w:rsidRPr="00000000">
        <w:rPr>
          <w:b w:val="1"/>
          <w:bCs w:val="1"/>
          <w:rtl w:val="0"/>
        </w:rPr>
        <w:t xml:space="preserve">Supplementary Figure 8</w:t>
      </w:r>
      <w:r w:rsidDel="00000000" w:rsidR="00000000" w:rsidRPr="00000000">
        <w:rPr>
          <w:rtl w:val="0"/>
        </w:rPr>
        <w:t xml:space="preserve">). We found a strong correlation between the 7-stage progression score and pseudoprogression (R = 0.62, p-value &lt; 0.0001) (</w:t>
      </w:r>
      <w:r w:rsidDel="00000000" w:rsidR="00000000" w:rsidRPr="00000000">
        <w:rPr>
          <w:b w:val="1"/>
          <w:bCs w:val="1"/>
          <w:rtl w:val="0"/>
        </w:rPr>
        <w:t xml:space="preserve">Supplementary Figure 9</w:t>
      </w:r>
      <w:r w:rsidDel="00000000" w:rsidR="00000000" w:rsidRPr="00000000">
        <w:rPr>
          <w:rtl w:val="0"/>
        </w:rPr>
        <w:t xml:space="preserve">), suggesting the pseudoprogression score has captured relevant clinical data, as well as identifying additional signals missed by the 7-stage progression score. </w:t>
      </w: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b w:val="1"/>
          <w:bCs w:val="1"/>
        </w:rPr>
      </w:pPr>
      <w:r w:rsidDel="00000000" w:rsidR="00000000" w:rsidRPr="00000000">
        <w:rPr>
          <w:b w:val="1"/>
          <w:bCs w:val="1"/>
          <w:rtl w:val="0"/>
        </w:rPr>
        <w:t xml:space="preserve">Disease trajectory analysis</w:t>
      </w:r>
    </w:p>
    <w:p w:rsidR="00000000" w:rsidDel="00000000" w:rsidP="00000000" w:rsidRDefault="00000000" w:rsidRPr="00000000" w14:paraId="0000009C">
      <w:pPr>
        <w:jc w:val="both"/>
        <w:rPr>
          <w:strike w:val="1"/>
        </w:rPr>
      </w:pPr>
      <w:r w:rsidDel="00000000" w:rsidR="00000000" w:rsidRPr="00000000">
        <w:rPr>
          <w:rtl w:val="0"/>
        </w:rPr>
        <w:t xml:space="preserve">Similarly to scRNA-seq data analysis, we used minimum spanning trees to infer separate trajectories of disease progression and potential differentiation. Our analyses revealed eyes separating for global severity on PC1 with a bifurcation of progression into two distinct routes, the directionality of which correlated strongly with </w:t>
      </w:r>
      <w:r w:rsidDel="00000000" w:rsidR="00000000" w:rsidRPr="00000000">
        <w:rPr>
          <w:rtl w:val="0"/>
        </w:rPr>
        <w:t xml:space="preserve">PC2 </w:t>
      </w:r>
      <w:r w:rsidDel="00000000" w:rsidR="00000000" w:rsidRPr="00000000">
        <w:rPr>
          <w:rtl w:val="0"/>
        </w:rPr>
        <w:t xml:space="preserve">(</w:t>
      </w:r>
      <w:r w:rsidDel="00000000" w:rsidR="00000000" w:rsidRPr="00000000">
        <w:rPr>
          <w:b w:val="1"/>
          <w:bCs w:val="1"/>
          <w:rtl w:val="0"/>
        </w:rPr>
        <w:t xml:space="preserve">Figures 1A and C)</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t xml:space="preserve">We used the smaller longitudinal data set to validate our trajectory analyses gained from the global dataset (</w:t>
      </w:r>
      <w:r w:rsidDel="00000000" w:rsidR="00000000" w:rsidRPr="00000000">
        <w:rPr>
          <w:b w:val="1"/>
          <w:bCs w:val="1"/>
          <w:rtl w:val="0"/>
        </w:rPr>
        <w:t xml:space="preserve">Supplementary Table 3, Supplementary Figure 10</w:t>
      </w:r>
      <w:r w:rsidDel="00000000" w:rsidR="00000000" w:rsidRPr="00000000">
        <w:rPr>
          <w:rtl w:val="0"/>
        </w:rPr>
        <w:t xml:space="preserve">). For example</w:t>
      </w:r>
      <w:r w:rsidDel="00000000" w:rsidR="00000000" w:rsidRPr="00000000">
        <w:rPr>
          <w:rtl w:val="0"/>
        </w:rPr>
        <w:t xml:space="preserve">, 51% of eyes that move out of cluster 1 transition to cluster 2. From the other direction, of eyes that enter 2, 74% come from cluster 1. Of eyes leaving cluster 2, 49% go to cluster 3, and 50% that enter cluster 3 come from cluster 2. From the split at cluster 3, 37% go to cluster 5, while 30% of those entering cluster 5 come from cluster 3. Of eyes that move from cluster 3, 25% go to cluster 4, while 34% entering cluster 4 come from cluster 3. </w:t>
      </w:r>
      <w:r w:rsidDel="00000000" w:rsidR="00000000" w:rsidRPr="00000000">
        <w:rPr>
          <w:rtl w:val="0"/>
        </w:rPr>
        <w:t xml:space="preserve">We compared the observed transition matrix’s alignment against several theoretical transition structures using a likelihood ratio test and found that observed cluster transitions align best with the bifurcated structure (</w:t>
      </w:r>
      <w:r w:rsidDel="00000000" w:rsidR="00000000" w:rsidRPr="00000000">
        <w:rPr>
          <w:b w:val="1"/>
          <w:bCs w:val="1"/>
          <w:rtl w:val="0"/>
        </w:rPr>
        <w:t xml:space="preserve">Supplementary Figure 11</w:t>
      </w:r>
      <w:r w:rsidDel="00000000" w:rsidR="00000000" w:rsidRPr="00000000">
        <w:rPr>
          <w:rtl w:val="0"/>
        </w:rPr>
        <w:t xml:space="preserve">) (</w:t>
      </w:r>
      <w:r w:rsidDel="00000000" w:rsidR="00000000" w:rsidRPr="00000000">
        <w:rPr>
          <w:b w:val="1"/>
          <w:bCs w:val="1"/>
          <w:rtl w:val="0"/>
        </w:rPr>
        <w:t xml:space="preserve">Methods</w:t>
      </w:r>
      <w:r w:rsidDel="00000000" w:rsidR="00000000" w:rsidRPr="00000000">
        <w:rPr>
          <w:rtl w:val="0"/>
        </w:rPr>
        <w:t xml:space="preserve">). To test the stability of our trajectory analysis, we ran the analysis on four datasets: three with 40, 60, and 80 percent of the original data, respectively, and one with added Gaussian noise (</w:t>
      </w:r>
      <w:r w:rsidDel="00000000" w:rsidR="00000000" w:rsidRPr="00000000">
        <w:rPr>
          <w:i w:val="1"/>
          <w:iCs w:val="1"/>
          <w:rtl w:val="0"/>
        </w:rPr>
        <w:t xml:space="preserve">N</w:t>
      </w:r>
      <w:r w:rsidDel="00000000" w:rsidR="00000000" w:rsidRPr="00000000">
        <w:rPr>
          <w:rtl w:val="0"/>
        </w:rPr>
        <w:t xml:space="preserve">(0, 0.5)) (</w:t>
      </w:r>
      <w:r w:rsidDel="00000000" w:rsidR="00000000" w:rsidRPr="00000000">
        <w:rPr>
          <w:b w:val="1"/>
          <w:bCs w:val="1"/>
          <w:rtl w:val="0"/>
        </w:rPr>
        <w:t xml:space="preserve">Supplementary Figure 12</w:t>
      </w:r>
      <w:r w:rsidDel="00000000" w:rsidR="00000000" w:rsidRPr="00000000">
        <w:rPr>
          <w:rtl w:val="0"/>
        </w:rPr>
        <w:t xml:space="preserve">). We were able to identify the global bifurcation structure in all four. The same structure was also obtained when we stratified the data by continent of origin (</w:t>
      </w:r>
      <w:r w:rsidDel="00000000" w:rsidR="00000000" w:rsidRPr="00000000">
        <w:rPr>
          <w:b w:val="1"/>
          <w:bCs w:val="1"/>
          <w:rtl w:val="0"/>
        </w:rPr>
        <w:t xml:space="preserve">Supplementary Figure 13</w:t>
      </w:r>
      <w:r w:rsidDel="00000000" w:rsidR="00000000" w:rsidRPr="00000000">
        <w:rPr>
          <w:rtl w:val="0"/>
        </w:rPr>
        <w:t xml:space="preserve">). To test clustering stability, we overlaid 48 solutions to a set of permuted clustering parameters, which also recapitulated the original bifurcation (</w:t>
      </w:r>
      <w:r w:rsidDel="00000000" w:rsidR="00000000" w:rsidRPr="00000000">
        <w:rPr>
          <w:b w:val="1"/>
          <w:bCs w:val="1"/>
          <w:rtl w:val="0"/>
        </w:rPr>
        <w:t xml:space="preserve">Supplementary Figure 14)</w:t>
      </w:r>
      <w:r w:rsidDel="00000000" w:rsidR="00000000" w:rsidRPr="00000000">
        <w:rPr>
          <w:rtl w:val="0"/>
        </w:rPr>
        <w:t xml:space="preserve">. </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Linear discriminant analysis was used to label observations aligning with one of three trajectories, namely, “vascular” (</w:t>
      </w:r>
      <w:r w:rsidDel="00000000" w:rsidR="00000000" w:rsidRPr="00000000">
        <w:rPr>
          <w:i w:val="1"/>
          <w:iCs w:val="1"/>
          <w:rtl w:val="0"/>
        </w:rPr>
        <w:t xml:space="preserve">A</w:t>
      </w:r>
      <w:r w:rsidDel="00000000" w:rsidR="00000000" w:rsidRPr="00000000">
        <w:rPr>
          <w:rtl w:val="0"/>
        </w:rPr>
        <w:t xml:space="preserve">), “neurodegenerative” (</w:t>
      </w:r>
      <w:r w:rsidDel="00000000" w:rsidR="00000000" w:rsidRPr="00000000">
        <w:rPr>
          <w:i w:val="1"/>
          <w:iCs w:val="1"/>
          <w:rtl w:val="0"/>
        </w:rPr>
        <w:t xml:space="preserve">B</w:t>
      </w:r>
      <w:r w:rsidDel="00000000" w:rsidR="00000000" w:rsidRPr="00000000">
        <w:rPr>
          <w:rtl w:val="0"/>
        </w:rPr>
        <w:t xml:space="preserve">), or “unknown” (</w:t>
      </w:r>
      <w:r w:rsidDel="00000000" w:rsidR="00000000" w:rsidRPr="00000000">
        <w:rPr>
          <w:i w:val="1"/>
          <w:iCs w:val="1"/>
          <w:rtl w:val="0"/>
        </w:rPr>
        <w:t xml:space="preserve">X</w:t>
      </w:r>
      <w:r w:rsidDel="00000000" w:rsidR="00000000" w:rsidRPr="00000000">
        <w:rPr>
          <w:rtl w:val="0"/>
        </w:rPr>
        <w:t xml:space="preserve">) (</w:t>
      </w:r>
      <w:r w:rsidDel="00000000" w:rsidR="00000000" w:rsidRPr="00000000">
        <w:rPr>
          <w:b w:val="1"/>
          <w:bCs w:val="1"/>
          <w:rtl w:val="0"/>
        </w:rPr>
        <w:t xml:space="preserve">Methods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t>
      </w:r>
      <w:r w:rsidDel="00000000" w:rsidR="00000000" w:rsidRPr="00000000">
        <w:rPr>
          <w:b w:val="1"/>
          <w:bCs w:val="1"/>
          <w:rtl w:val="0"/>
        </w:rPr>
        <w:t xml:space="preserve">Methods</w:t>
      </w:r>
      <w:r w:rsidDel="00000000" w:rsidR="00000000" w:rsidRPr="00000000">
        <w:rPr>
          <w:rtl w:val="0"/>
        </w:rPr>
        <w:t xml:space="preserve">). A total of 1,374 eyes were classified as vascular, 1,896 as neurodegenerative, and 777 as unknown (</w:t>
      </w:r>
      <w:r w:rsidDel="00000000" w:rsidR="00000000" w:rsidRPr="00000000">
        <w:rPr>
          <w:b w:val="1"/>
          <w:bCs w:val="1"/>
          <w:rtl w:val="0"/>
        </w:rPr>
        <w:t xml:space="preserve">Supplementary Figure 15)</w:t>
      </w:r>
      <w:r w:rsidDel="00000000" w:rsidR="00000000" w:rsidRPr="00000000">
        <w:rPr>
          <w:rtl w:val="0"/>
        </w:rPr>
        <w:t xml:space="preserve">. </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t xml:space="preserve">We found significant agreement between fellow right and left eyes (χ</w:t>
      </w:r>
      <w:r w:rsidDel="00000000" w:rsidR="00000000" w:rsidRPr="00000000">
        <w:rPr>
          <w:vertAlign w:val="superscript"/>
          <w:rtl w:val="0"/>
        </w:rPr>
        <w:t xml:space="preserve">2</w:t>
      </w:r>
      <w:r w:rsidDel="00000000" w:rsidR="00000000" w:rsidRPr="00000000">
        <w:rPr>
          <w:i w:val="1"/>
          <w:iCs w:val="1"/>
          <w:vertAlign w:val="superscript"/>
          <w:rtl w:val="0"/>
        </w:rPr>
        <w:t xml:space="preserve"> </w:t>
      </w:r>
      <w:r w:rsidDel="00000000" w:rsidR="00000000" w:rsidRPr="00000000">
        <w:rPr>
          <w:rtl w:val="0"/>
        </w:rPr>
        <w:t xml:space="preserve">= 334;</w:t>
      </w:r>
      <w:r w:rsidDel="00000000" w:rsidR="00000000" w:rsidRPr="00000000">
        <w:rPr>
          <w:i w:val="1"/>
          <w:iCs w:val="1"/>
          <w:rtl w:val="0"/>
        </w:rPr>
        <w:t xml:space="preserve"> </w:t>
      </w:r>
      <w:r w:rsidDel="00000000" w:rsidR="00000000" w:rsidRPr="00000000">
        <w:rPr>
          <w:rtl w:val="0"/>
        </w:rPr>
        <w:t xml:space="preserve">p-value = 1.65e-74) (</w:t>
      </w:r>
      <w:r w:rsidDel="00000000" w:rsidR="00000000" w:rsidRPr="00000000">
        <w:rPr>
          <w:b w:val="1"/>
          <w:bCs w:val="1"/>
          <w:rtl w:val="0"/>
        </w:rPr>
        <w:t xml:space="preserve">Supplementary Table 4</w:t>
      </w:r>
      <w:r w:rsidDel="00000000" w:rsidR="00000000" w:rsidRPr="00000000">
        <w:rPr>
          <w:rtl w:val="0"/>
        </w:rPr>
        <w:t xml:space="preserve">). This strong agreement suggested a potential genetic involvement in the differentiation of disease progression trajectory. To this end, we examined the association between trajectory (vascular or neurodegenerative) and 16 SNPs previously associated with MacTel risk (</w:t>
      </w:r>
      <w:r w:rsidDel="00000000" w:rsidR="00000000" w:rsidRPr="00000000">
        <w:rPr>
          <w:b w:val="1"/>
          <w:bCs w:val="1"/>
          <w:color w:val="222222"/>
          <w:rtl w:val="0"/>
        </w:rPr>
        <w:t xml:space="preserve">Supplementary Table </w:t>
      </w:r>
      <w:r w:rsidDel="00000000" w:rsidR="00000000" w:rsidRPr="00000000">
        <w:rPr>
          <w:b w:val="1"/>
          <w:bCs w:val="1"/>
          <w:color w:val="222222"/>
          <w:rtl w:val="0"/>
        </w:rPr>
        <w:t xml:space="preserve">5</w:t>
      </w:r>
      <w:r w:rsidDel="00000000" w:rsidR="00000000" w:rsidRPr="00000000">
        <w:rPr>
          <w:b w:val="1"/>
          <w:bCs w:val="1"/>
          <w:rtl w:val="0"/>
        </w:rPr>
        <w:t xml:space="preserve">)</w:t>
      </w:r>
      <w:r w:rsidDel="00000000" w:rsidR="00000000" w:rsidRPr="00000000">
        <w:rPr>
          <w:rtl w:val="0"/>
        </w:rPr>
        <w:t xml:space="preserve">. We found that the G allele of SNP rs17421627, located near the lncRNA </w:t>
      </w:r>
      <w:r w:rsidDel="00000000" w:rsidR="00000000" w:rsidRPr="00000000">
        <w:rPr>
          <w:i w:val="1"/>
          <w:iCs w:val="1"/>
          <w:rtl w:val="0"/>
        </w:rPr>
        <w:t xml:space="preserve">MIR9-2</w:t>
      </w:r>
      <w:r w:rsidDel="00000000" w:rsidR="00000000" w:rsidRPr="00000000">
        <w:rPr>
          <w:rtl w:val="0"/>
        </w:rPr>
        <w:t xml:space="preserve">, is significantly associated with the vascular trajectory (q-value = 5.811e-4; log-odds</w:t>
      </w:r>
      <w:r w:rsidDel="00000000" w:rsidR="00000000" w:rsidRPr="00000000">
        <w:rPr>
          <w:i w:val="1"/>
          <w:iCs w:val="1"/>
          <w:rtl w:val="0"/>
        </w:rPr>
        <w:t xml:space="preserve"> </w:t>
      </w:r>
      <w:r w:rsidDel="00000000" w:rsidR="00000000" w:rsidRPr="00000000">
        <w:rPr>
          <w:rtl w:val="0"/>
        </w:rPr>
        <w:t xml:space="preserve">= -1.195), while the G allele of SNP rs146953046 (</w:t>
      </w:r>
      <w:r w:rsidDel="00000000" w:rsidR="00000000" w:rsidRPr="00000000">
        <w:rPr>
          <w:i w:val="1"/>
          <w:iCs w:val="1"/>
          <w:rtl w:val="0"/>
        </w:rPr>
        <w:t xml:space="preserve">PHGDH</w:t>
      </w:r>
      <w:r w:rsidDel="00000000" w:rsidR="00000000" w:rsidRPr="00000000">
        <w:rPr>
          <w:rtl w:val="0"/>
        </w:rPr>
        <w:t xml:space="preserve">), T allele of rs10995566 (</w:t>
      </w:r>
      <w:r w:rsidDel="00000000" w:rsidR="00000000" w:rsidRPr="00000000">
        <w:rPr>
          <w:i w:val="1"/>
          <w:iCs w:val="1"/>
          <w:rtl w:val="0"/>
        </w:rPr>
        <w:t xml:space="preserve">REEP3</w:t>
      </w:r>
      <w:r w:rsidDel="00000000" w:rsidR="00000000" w:rsidRPr="00000000">
        <w:rPr>
          <w:rtl w:val="0"/>
        </w:rPr>
        <w:t xml:space="preserve">), and A allele of rs6955423 (</w:t>
      </w:r>
      <w:r w:rsidDel="00000000" w:rsidR="00000000" w:rsidRPr="00000000">
        <w:rPr>
          <w:i w:val="1"/>
          <w:iCs w:val="1"/>
          <w:rtl w:val="0"/>
        </w:rPr>
        <w:t xml:space="preserve">PSPH</w:t>
      </w:r>
      <w:r w:rsidDel="00000000" w:rsidR="00000000" w:rsidRPr="00000000">
        <w:rPr>
          <w:rtl w:val="0"/>
        </w:rPr>
        <w:t xml:space="preserve">) are all significantly associated with the neurodegenerative</w:t>
      </w:r>
      <w:r w:rsidDel="00000000" w:rsidR="00000000" w:rsidRPr="00000000">
        <w:rPr>
          <w:i w:val="1"/>
          <w:iCs w:val="1"/>
          <w:rtl w:val="0"/>
        </w:rPr>
        <w:t xml:space="preserve"> </w:t>
      </w:r>
      <w:r w:rsidDel="00000000" w:rsidR="00000000" w:rsidRPr="00000000">
        <w:rPr>
          <w:rtl w:val="0"/>
        </w:rPr>
        <w:t xml:space="preserve">trajectory.</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t xml:space="preserve">To determine if early clinical phenotypes can be used to predict future trajectory differentiation, we tested how phenotypes at early stages (7-stage progression score of 2 or less) correlate to the vascular or neurodegenerative trajectory (</w:t>
      </w:r>
      <w:r w:rsidDel="00000000" w:rsidR="00000000" w:rsidRPr="00000000">
        <w:rPr>
          <w:b w:val="1"/>
          <w:bCs w:val="1"/>
          <w:rtl w:val="0"/>
        </w:rPr>
        <w:t xml:space="preserve">Methods</w:t>
      </w:r>
      <w:r w:rsidDel="00000000" w:rsidR="00000000" w:rsidRPr="00000000">
        <w:rPr>
          <w:rtl w:val="0"/>
        </w:rPr>
        <w:t xml:space="preserve">) (</w:t>
      </w:r>
      <w:r w:rsidDel="00000000" w:rsidR="00000000" w:rsidRPr="00000000">
        <w:rPr>
          <w:b w:val="1"/>
          <w:bCs w:val="1"/>
          <w:color w:val="222222"/>
          <w:rtl w:val="0"/>
        </w:rPr>
        <w:t xml:space="preserve">Supplementary Table 6</w:t>
      </w:r>
      <w:r w:rsidDel="00000000" w:rsidR="00000000" w:rsidRPr="00000000">
        <w:rPr>
          <w:b w:val="1"/>
          <w:bCs w:val="1"/>
          <w:rtl w:val="0"/>
        </w:rPr>
        <w:t xml:space="preserve">)</w:t>
      </w:r>
      <w:r w:rsidDel="00000000" w:rsidR="00000000" w:rsidRPr="00000000">
        <w:rPr>
          <w:rtl w:val="0"/>
        </w:rPr>
        <w:t xml:space="preserve">.</w:t>
      </w:r>
      <w:r w:rsidDel="00000000" w:rsidR="00000000" w:rsidRPr="00000000">
        <w:rPr>
          <w:rtl w:val="0"/>
        </w:rPr>
        <w:t xml:space="preserve"> We find that superior-inner right-angle veins may be prognostic of eye progression into a neurodegenerative trajectory (q-value = 4.20e-06). Eyes with superior-inner blunted retinal vessels or temporal-inner RPE leakage may predispose patient-eyes to the vascular</w:t>
      </w:r>
      <w:r w:rsidDel="00000000" w:rsidR="00000000" w:rsidRPr="00000000">
        <w:rPr>
          <w:i w:val="1"/>
          <w:iCs w:val="1"/>
          <w:rtl w:val="0"/>
        </w:rPr>
        <w:t xml:space="preserve"> </w:t>
      </w:r>
      <w:r w:rsidDel="00000000" w:rsidR="00000000" w:rsidRPr="00000000">
        <w:rPr>
          <w:rtl w:val="0"/>
        </w:rPr>
        <w:t xml:space="preserve">trajectory (q-value = 4.266e-02 and 1.02e-05, respectively). </w:t>
      </w: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t xml:space="preserve">A covariate-only model, including sex, age, and type II diabetes, revealed a significantly positive association</w:t>
      </w:r>
      <w:r w:rsidDel="00000000" w:rsidR="00000000" w:rsidRPr="00000000">
        <w:rPr>
          <w:rtl w:val="0"/>
        </w:rPr>
        <w:t xml:space="preserve"> between the neurodegenerative</w:t>
      </w:r>
      <w:r w:rsidDel="00000000" w:rsidR="00000000" w:rsidRPr="00000000">
        <w:rPr>
          <w:i w:val="1"/>
          <w:iCs w:val="1"/>
          <w:rtl w:val="0"/>
        </w:rPr>
        <w:t xml:space="preserve"> </w:t>
      </w:r>
      <w:r w:rsidDel="00000000" w:rsidR="00000000" w:rsidRPr="00000000">
        <w:rPr>
          <w:rtl w:val="0"/>
        </w:rPr>
        <w:t xml:space="preserve">trajectory with age </w:t>
      </w:r>
      <w:r w:rsidDel="00000000" w:rsidR="00000000" w:rsidRPr="00000000">
        <w:rPr>
          <w:rtl w:val="0"/>
        </w:rPr>
        <w:t xml:space="preserve">(log-odds = 0.597, p-value = 2.034e-17)</w:t>
      </w:r>
      <w:r w:rsidDel="00000000" w:rsidR="00000000" w:rsidRPr="00000000">
        <w:rPr>
          <w:rtl w:val="0"/>
        </w:rPr>
        <w:t xml:space="preserve"> and type </w:t>
      </w:r>
      <w:r w:rsidDel="00000000" w:rsidR="00000000" w:rsidRPr="00000000">
        <w:rPr>
          <w:rtl w:val="0"/>
        </w:rPr>
        <w:t xml:space="preserve">II</w:t>
      </w:r>
      <w:r w:rsidDel="00000000" w:rsidR="00000000" w:rsidRPr="00000000">
        <w:rPr>
          <w:rtl w:val="0"/>
        </w:rPr>
        <w:t xml:space="preserve"> diabetes (log-odds = 0.377, p-value = 3.436e-03) (</w:t>
      </w:r>
      <w:r w:rsidDel="00000000" w:rsidR="00000000" w:rsidRPr="00000000">
        <w:rPr>
          <w:b w:val="1"/>
          <w:bCs w:val="1"/>
          <w:color w:val="222222"/>
          <w:rtl w:val="0"/>
        </w:rPr>
        <w:t xml:space="preserve">Supplementary Table </w:t>
      </w:r>
      <w:r w:rsidDel="00000000" w:rsidR="00000000" w:rsidRPr="00000000">
        <w:rPr>
          <w:b w:val="1"/>
          <w:bCs w:val="1"/>
          <w:color w:val="222222"/>
          <w:rtl w:val="0"/>
        </w:rPr>
        <w:t xml:space="preserve">7</w:t>
      </w:r>
      <w:r w:rsidDel="00000000" w:rsidR="00000000" w:rsidRPr="00000000">
        <w:rPr>
          <w:b w:val="1"/>
          <w:bCs w:val="1"/>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b w:val="1"/>
          <w:bCs w:val="1"/>
        </w:rPr>
      </w:pPr>
      <w:r w:rsidDel="00000000" w:rsidR="00000000" w:rsidRPr="00000000">
        <w:rPr>
          <w:b w:val="1"/>
          <w:bCs w:val="1"/>
          <w:rtl w:val="0"/>
        </w:rPr>
        <w:t xml:space="preserve">Genotype-Phenotype Association</w:t>
      </w:r>
    </w:p>
    <w:p w:rsidR="00000000" w:rsidDel="00000000" w:rsidP="00000000" w:rsidRDefault="00000000" w:rsidRPr="00000000" w14:paraId="000000A9">
      <w:pPr>
        <w:jc w:val="both"/>
        <w:rPr/>
      </w:pPr>
      <w:r w:rsidDel="00000000" w:rsidR="00000000" w:rsidRPr="00000000">
        <w:rPr>
          <w:rtl w:val="0"/>
        </w:rPr>
        <w:t xml:space="preserve">To understand whether the identified genetic components contribute to the risk of specific clinical phenotypes, we tested each phenotype for association with all 16 SNPs (</w:t>
      </w:r>
      <w:r w:rsidDel="00000000" w:rsidR="00000000" w:rsidRPr="00000000">
        <w:rPr>
          <w:b w:val="1"/>
          <w:bCs w:val="1"/>
          <w:rtl w:val="0"/>
        </w:rPr>
        <w:t xml:space="preserve">Methods</w:t>
      </w:r>
      <w:r w:rsidDel="00000000" w:rsidR="00000000" w:rsidRPr="00000000">
        <w:rPr>
          <w:rtl w:val="0"/>
        </w:rPr>
        <w:t xml:space="preserve">) (</w:t>
      </w:r>
      <w:r w:rsidDel="00000000" w:rsidR="00000000" w:rsidRPr="00000000">
        <w:rPr>
          <w:b w:val="1"/>
          <w:bCs w:val="1"/>
          <w:color w:val="222222"/>
          <w:rtl w:val="0"/>
        </w:rPr>
        <w:t xml:space="preserve">Supplementary Table 8</w:t>
      </w:r>
      <w:r w:rsidDel="00000000" w:rsidR="00000000" w:rsidRPr="00000000">
        <w:rPr>
          <w:b w:val="1"/>
          <w:bCs w:val="1"/>
          <w:rtl w:val="0"/>
        </w:rPr>
        <w:t xml:space="preserve">)</w:t>
      </w:r>
      <w:r w:rsidDel="00000000" w:rsidR="00000000" w:rsidRPr="00000000">
        <w:rPr>
          <w:rtl w:val="0"/>
        </w:rPr>
        <w:t xml:space="preserve">. The SNP rs17421627, located near lnc-gene </w:t>
      </w:r>
      <w:r w:rsidDel="00000000" w:rsidR="00000000" w:rsidRPr="00000000">
        <w:rPr>
          <w:i w:val="1"/>
          <w:iCs w:val="1"/>
          <w:rtl w:val="0"/>
        </w:rPr>
        <w:t xml:space="preserve">MIR9-2</w:t>
      </w:r>
      <w:r w:rsidDel="00000000" w:rsidR="00000000" w:rsidRPr="00000000">
        <w:rPr>
          <w:rtl w:val="0"/>
        </w:rPr>
        <w:t xml:space="preserve">, showed a strong positive association with central and parafoveal retinal thickness (q-value = 2.59E-04 to 2.54E-03). Another variant, rs17279437, near the gene </w:t>
      </w:r>
      <w:r w:rsidDel="00000000" w:rsidR="00000000" w:rsidRPr="00000000">
        <w:rPr>
          <w:i w:val="1"/>
          <w:iCs w:val="1"/>
          <w:rtl w:val="0"/>
        </w:rPr>
        <w:t xml:space="preserve">SLC6A20</w:t>
      </w:r>
      <w:r w:rsidDel="00000000" w:rsidR="00000000" w:rsidRPr="00000000">
        <w:rPr>
          <w:rtl w:val="0"/>
        </w:rPr>
        <w:t xml:space="preserve">, exhibited a negative relationship with superior-inner, nasal-inner, and inferior-inner macular thickness (q-value = 1.31E-02 to 4.63E-02).</w:t>
      </w:r>
      <w:r w:rsidDel="00000000" w:rsidR="00000000" w:rsidRPr="00000000">
        <w:rPr>
          <w:b w:val="1"/>
          <w:bCs w:val="1"/>
          <w:rtl w:val="0"/>
        </w:rPr>
        <w:t xml:space="preserve"> </w:t>
      </w:r>
      <w:r w:rsidDel="00000000" w:rsidR="00000000" w:rsidRPr="00000000">
        <w:rPr>
          <w:rtl w:val="0"/>
        </w:rPr>
        <w:t xml:space="preserve">The variant rs1260326 near </w:t>
      </w:r>
      <w:r w:rsidDel="00000000" w:rsidR="00000000" w:rsidRPr="00000000">
        <w:rPr>
          <w:i w:val="1"/>
          <w:iCs w:val="1"/>
          <w:rtl w:val="0"/>
        </w:rPr>
        <w:t xml:space="preserve">GCKR</w:t>
      </w:r>
      <w:r w:rsidDel="00000000" w:rsidR="00000000" w:rsidRPr="00000000">
        <w:rPr>
          <w:rtl w:val="0"/>
        </w:rPr>
        <w:t xml:space="preserve"> was associated with multiple phenotypes, including decreased autofluorescence at vessel ends (q-value = 1.91E-02), intra-retinal pigment migration (q-value = 2.53E-02), and both inner inferior and temporal irregular RPE (q-value = 4.55E-02, 4.55E-02). Additionally, rs146953046, near a rare variant of </w:t>
      </w:r>
      <w:r w:rsidDel="00000000" w:rsidR="00000000" w:rsidRPr="00000000">
        <w:rPr>
          <w:i w:val="1"/>
          <w:iCs w:val="1"/>
          <w:rtl w:val="0"/>
        </w:rPr>
        <w:t xml:space="preserve">PHGDH</w:t>
      </w:r>
      <w:r w:rsidDel="00000000" w:rsidR="00000000" w:rsidRPr="00000000">
        <w:rPr>
          <w:rtl w:val="0"/>
        </w:rPr>
        <w:t xml:space="preserve">, was positively associated with temporal-inner irregular RPE (q-value = 3.26E-02), and rs2160387 near </w:t>
      </w:r>
      <w:r w:rsidDel="00000000" w:rsidR="00000000" w:rsidRPr="00000000">
        <w:rPr>
          <w:i w:val="1"/>
          <w:iCs w:val="1"/>
          <w:rtl w:val="0"/>
        </w:rPr>
        <w:t xml:space="preserve">SLC1A4</w:t>
      </w:r>
      <w:r w:rsidDel="00000000" w:rsidR="00000000" w:rsidRPr="00000000">
        <w:rPr>
          <w:rtl w:val="0"/>
        </w:rPr>
        <w:t xml:space="preserve"> was associated with inferior-inner RPE leakage (q-value = 4.55E-02).</w:t>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t xml:space="preserve">Hierarchical clustering of SNP-phenotype effect sizes revealed two main clusters with </w:t>
      </w:r>
      <w:r w:rsidDel="00000000" w:rsidR="00000000" w:rsidRPr="00000000">
        <w:rPr>
          <w:i w:val="1"/>
          <w:iCs w:val="1"/>
          <w:rtl w:val="0"/>
        </w:rPr>
        <w:t xml:space="preserve">MIR9-2</w:t>
      </w:r>
      <w:r w:rsidDel="00000000" w:rsidR="00000000" w:rsidRPr="00000000">
        <w:rPr>
          <w:rtl w:val="0"/>
        </w:rPr>
        <w:t xml:space="preserve"> as an outgroup (</w:t>
      </w:r>
      <w:r w:rsidDel="00000000" w:rsidR="00000000" w:rsidRPr="00000000">
        <w:rPr>
          <w:b w:val="1"/>
          <w:bCs w:val="1"/>
          <w:rtl w:val="0"/>
        </w:rPr>
        <w:t xml:space="preserve">Figure 3</w:t>
      </w:r>
      <w:r w:rsidDel="00000000" w:rsidR="00000000" w:rsidRPr="00000000">
        <w:rPr>
          <w:rtl w:val="0"/>
        </w:rPr>
        <w:t xml:space="preserve">). The first cluster contains the </w:t>
      </w:r>
      <w:r w:rsidDel="00000000" w:rsidR="00000000" w:rsidRPr="00000000">
        <w:rPr>
          <w:rtl w:val="0"/>
        </w:rPr>
        <w:t xml:space="preserve">rarer variant </w:t>
      </w:r>
      <w:r w:rsidDel="00000000" w:rsidR="00000000" w:rsidRPr="00000000">
        <w:rPr>
          <w:rtl w:val="0"/>
        </w:rPr>
        <w:t xml:space="preserve">of </w:t>
      </w:r>
      <w:r w:rsidDel="00000000" w:rsidR="00000000" w:rsidRPr="00000000">
        <w:rPr>
          <w:i w:val="1"/>
          <w:iCs w:val="1"/>
          <w:rtl w:val="0"/>
        </w:rPr>
        <w:t xml:space="preserve">PHGDH</w:t>
      </w:r>
      <w:r w:rsidDel="00000000" w:rsidR="00000000" w:rsidRPr="00000000">
        <w:rPr>
          <w:rtl w:val="0"/>
        </w:rPr>
        <w:t xml:space="preserve">, </w:t>
      </w:r>
      <w:r w:rsidDel="00000000" w:rsidR="00000000" w:rsidRPr="00000000">
        <w:rPr>
          <w:i w:val="1"/>
          <w:iCs w:val="1"/>
          <w:rtl w:val="0"/>
        </w:rPr>
        <w:t xml:space="preserve">PSPH</w:t>
      </w:r>
      <w:r w:rsidDel="00000000" w:rsidR="00000000" w:rsidRPr="00000000">
        <w:rPr>
          <w:rtl w:val="0"/>
        </w:rPr>
        <w:t xml:space="preserve">, </w:t>
      </w:r>
      <w:r w:rsidDel="00000000" w:rsidR="00000000" w:rsidRPr="00000000">
        <w:rPr>
          <w:i w:val="1"/>
          <w:iCs w:val="1"/>
          <w:rtl w:val="0"/>
        </w:rPr>
        <w:t xml:space="preserve">SLC1A4</w:t>
      </w:r>
      <w:r w:rsidDel="00000000" w:rsidR="00000000" w:rsidRPr="00000000">
        <w:rPr>
          <w:rtl w:val="0"/>
        </w:rPr>
        <w:t xml:space="preserve">, </w:t>
      </w:r>
      <w:r w:rsidDel="00000000" w:rsidR="00000000" w:rsidRPr="00000000">
        <w:rPr>
          <w:i w:val="1"/>
          <w:iCs w:val="1"/>
          <w:rtl w:val="0"/>
        </w:rPr>
        <w:t xml:space="preserve">CPS1</w:t>
      </w:r>
      <w:r w:rsidDel="00000000" w:rsidR="00000000" w:rsidRPr="00000000">
        <w:rPr>
          <w:rtl w:val="0"/>
        </w:rPr>
        <w:t xml:space="preserve">, and </w:t>
      </w:r>
      <w:r w:rsidDel="00000000" w:rsidR="00000000" w:rsidRPr="00000000">
        <w:rPr>
          <w:i w:val="1"/>
          <w:iCs w:val="1"/>
          <w:rtl w:val="0"/>
        </w:rPr>
        <w:t xml:space="preserve">GCKR,</w:t>
      </w:r>
      <w:r w:rsidDel="00000000" w:rsidR="00000000" w:rsidRPr="00000000">
        <w:rPr>
          <w:rtl w:val="0"/>
        </w:rPr>
        <w:t xml:space="preserve"> which all play a role in serine/glycine metabolism </w:t>
      </w:r>
      <w:hyperlink r:id="rId25">
        <w:r w:rsidDel="00000000" w:rsidR="00000000" w:rsidRPr="00000000">
          <w:rPr>
            <w:b w:val="0"/>
            <w:bCs w:val="0"/>
            <w:color w:val="000000"/>
            <w:u w:val="none"/>
            <w:vertAlign w:val="superscript"/>
            <w:rtl w:val="0"/>
          </w:rPr>
          <w:t xml:space="preserve">24,25</w:t>
        </w:r>
      </w:hyperlink>
      <w:r w:rsidDel="00000000" w:rsidR="00000000" w:rsidRPr="00000000">
        <w:rPr>
          <w:rtl w:val="0"/>
        </w:rPr>
        <w:t xml:space="preserve">. </w:t>
      </w:r>
      <w:r w:rsidDel="00000000" w:rsidR="00000000" w:rsidRPr="00000000">
        <w:rPr>
          <w:i w:val="1"/>
          <w:iCs w:val="1"/>
          <w:rtl w:val="0"/>
        </w:rPr>
        <w:t xml:space="preserve">CPS1 </w:t>
      </w:r>
      <w:r w:rsidDel="00000000" w:rsidR="00000000" w:rsidRPr="00000000">
        <w:rPr>
          <w:rtl w:val="0"/>
        </w:rPr>
        <w:t xml:space="preserve">has also been shown to play a role in plasma glycine levels. </w:t>
      </w:r>
      <w:r w:rsidDel="00000000" w:rsidR="00000000" w:rsidRPr="00000000">
        <w:rPr>
          <w:i w:val="1"/>
          <w:iCs w:val="1"/>
          <w:rtl w:val="0"/>
        </w:rPr>
        <w:t xml:space="preserve">GCKR </w:t>
      </w:r>
      <w:r w:rsidDel="00000000" w:rsidR="00000000" w:rsidRPr="00000000">
        <w:rPr>
          <w:rtl w:val="0"/>
        </w:rPr>
        <w:t xml:space="preserve">is associated with both type II diabetes and metabolic syndrome </w:t>
      </w:r>
      <w:hyperlink r:id="rId26">
        <w:r w:rsidDel="00000000" w:rsidR="00000000" w:rsidRPr="00000000">
          <w:rPr>
            <w:b w:val="0"/>
            <w:bCs w:val="0"/>
            <w:color w:val="000000"/>
            <w:u w:val="none"/>
            <w:vertAlign w:val="superscript"/>
            <w:rtl w:val="0"/>
          </w:rPr>
          <w:t xml:space="preserve">26</w:t>
        </w:r>
      </w:hyperlink>
      <w:r w:rsidDel="00000000" w:rsidR="00000000" w:rsidRPr="00000000">
        <w:rPr>
          <w:rtl w:val="0"/>
        </w:rPr>
        <w:t xml:space="preserve">. The second group contains </w:t>
      </w:r>
      <w:r w:rsidDel="00000000" w:rsidR="00000000" w:rsidRPr="00000000">
        <w:rPr>
          <w:i w:val="1"/>
          <w:iCs w:val="1"/>
          <w:rtl w:val="0"/>
        </w:rPr>
        <w:t xml:space="preserve">TTC39B</w:t>
      </w:r>
      <w:r w:rsidDel="00000000" w:rsidR="00000000" w:rsidRPr="00000000">
        <w:rPr>
          <w:rtl w:val="0"/>
        </w:rPr>
        <w:t xml:space="preserve">, </w:t>
      </w:r>
      <w:r w:rsidDel="00000000" w:rsidR="00000000" w:rsidRPr="00000000">
        <w:rPr>
          <w:i w:val="1"/>
          <w:iCs w:val="1"/>
          <w:rtl w:val="0"/>
        </w:rPr>
        <w:t xml:space="preserve">JMJD6</w:t>
      </w:r>
      <w:r w:rsidDel="00000000" w:rsidR="00000000" w:rsidRPr="00000000">
        <w:rPr>
          <w:rtl w:val="0"/>
        </w:rPr>
        <w:t xml:space="preserve">, </w:t>
      </w:r>
      <w:r w:rsidDel="00000000" w:rsidR="00000000" w:rsidRPr="00000000">
        <w:rPr>
          <w:i w:val="1"/>
          <w:iCs w:val="1"/>
          <w:rtl w:val="0"/>
        </w:rPr>
        <w:t xml:space="preserve">EOMES</w:t>
      </w:r>
      <w:r w:rsidDel="00000000" w:rsidR="00000000" w:rsidRPr="00000000">
        <w:rPr>
          <w:rtl w:val="0"/>
        </w:rPr>
        <w:t xml:space="preserve">, </w:t>
      </w:r>
      <w:r w:rsidDel="00000000" w:rsidR="00000000" w:rsidRPr="00000000">
        <w:rPr>
          <w:i w:val="1"/>
          <w:iCs w:val="1"/>
          <w:rtl w:val="0"/>
        </w:rPr>
        <w:t xml:space="preserve">PPP2R5A</w:t>
      </w:r>
      <w:r w:rsidDel="00000000" w:rsidR="00000000" w:rsidRPr="00000000">
        <w:rPr>
          <w:rtl w:val="0"/>
        </w:rPr>
        <w:t xml:space="preserve">, </w:t>
      </w:r>
      <w:r w:rsidDel="00000000" w:rsidR="00000000" w:rsidRPr="00000000">
        <w:rPr>
          <w:i w:val="1"/>
          <w:iCs w:val="1"/>
          <w:rtl w:val="0"/>
        </w:rPr>
        <w:t xml:space="preserve">JMJD1C</w:t>
      </w:r>
      <w:r w:rsidDel="00000000" w:rsidR="00000000" w:rsidRPr="00000000">
        <w:rPr>
          <w:rtl w:val="0"/>
        </w:rPr>
        <w:t xml:space="preserve">, </w:t>
      </w:r>
      <w:r w:rsidDel="00000000" w:rsidR="00000000" w:rsidRPr="00000000">
        <w:rPr>
          <w:i w:val="1"/>
          <w:iCs w:val="1"/>
          <w:rtl w:val="0"/>
        </w:rPr>
        <w:t xml:space="preserve">PAX6</w:t>
      </w:r>
      <w:r w:rsidDel="00000000" w:rsidR="00000000" w:rsidRPr="00000000">
        <w:rPr>
          <w:rtl w:val="0"/>
        </w:rPr>
        <w:t xml:space="preserve">, </w:t>
      </w:r>
      <w:r w:rsidDel="00000000" w:rsidR="00000000" w:rsidRPr="00000000">
        <w:rPr>
          <w:i w:val="1"/>
          <w:iCs w:val="1"/>
          <w:rtl w:val="0"/>
        </w:rPr>
        <w:t xml:space="preserve">FBN3</w:t>
      </w:r>
      <w:r w:rsidDel="00000000" w:rsidR="00000000" w:rsidRPr="00000000">
        <w:rPr>
          <w:rtl w:val="0"/>
        </w:rPr>
        <w:t xml:space="preserve">, </w:t>
      </w:r>
      <w:r w:rsidDel="00000000" w:rsidR="00000000" w:rsidRPr="00000000">
        <w:rPr>
          <w:i w:val="1"/>
          <w:iCs w:val="1"/>
          <w:rtl w:val="0"/>
        </w:rPr>
        <w:t xml:space="preserve">TRIB1</w:t>
      </w:r>
      <w:r w:rsidDel="00000000" w:rsidR="00000000" w:rsidRPr="00000000">
        <w:rPr>
          <w:rtl w:val="0"/>
        </w:rPr>
        <w:t xml:space="preserve">, </w:t>
      </w:r>
      <w:r w:rsidDel="00000000" w:rsidR="00000000" w:rsidRPr="00000000">
        <w:rPr>
          <w:i w:val="1"/>
          <w:iCs w:val="1"/>
          <w:rtl w:val="0"/>
        </w:rPr>
        <w:t xml:space="preserve">SLC6A20</w:t>
      </w:r>
      <w:r w:rsidDel="00000000" w:rsidR="00000000" w:rsidRPr="00000000">
        <w:rPr>
          <w:rtl w:val="0"/>
        </w:rPr>
        <w:t xml:space="preserve">. </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b w:val="1"/>
          <w:bCs w:val="1"/>
        </w:rPr>
      </w:pPr>
      <w:r w:rsidDel="00000000" w:rsidR="00000000" w:rsidRPr="00000000">
        <w:rPr>
          <w:b w:val="1"/>
          <w:bCs w:val="1"/>
          <w:rtl w:val="0"/>
        </w:rPr>
        <w:t xml:space="preserve">Rate of progression exploration</w:t>
      </w:r>
    </w:p>
    <w:p w:rsidR="00000000" w:rsidDel="00000000" w:rsidP="00000000" w:rsidRDefault="00000000" w:rsidRPr="00000000" w14:paraId="000000AE">
      <w:pPr>
        <w:jc w:val="both"/>
        <w:rPr/>
      </w:pPr>
      <w:r w:rsidDel="00000000" w:rsidR="00000000" w:rsidRPr="00000000">
        <w:rPr>
          <w:rtl w:val="0"/>
        </w:rPr>
        <w:t xml:space="preserve">To investigate the relationship of pseudoprogression with chronological time, we used the available longitudinal data and binned each eye into five quintiles based on its baseline pseudoprogression value. We observed a non-linear relationship where the pseudoprogression rate decreases over time (</w:t>
      </w:r>
      <w:r w:rsidDel="00000000" w:rsidR="00000000" w:rsidRPr="00000000">
        <w:rPr>
          <w:b w:val="1"/>
          <w:bCs w:val="1"/>
          <w:rtl w:val="0"/>
        </w:rPr>
        <w:t xml:space="preserve">Supplementary Figure 16A</w:t>
      </w:r>
      <w:r w:rsidDel="00000000" w:rsidR="00000000" w:rsidRPr="00000000">
        <w:rPr>
          <w:rtl w:val="0"/>
        </w:rPr>
        <w:t xml:space="preserve">). A similar pattern was observed using the 7-stage severity scale (</w:t>
      </w:r>
      <w:r w:rsidDel="00000000" w:rsidR="00000000" w:rsidRPr="00000000">
        <w:rPr>
          <w:b w:val="1"/>
          <w:bCs w:val="1"/>
          <w:rtl w:val="0"/>
        </w:rPr>
        <w:t xml:space="preserve">Supplementary Figure 16B</w:t>
      </w:r>
      <w:r w:rsidDel="00000000" w:rsidR="00000000" w:rsidRPr="00000000">
        <w:rPr>
          <w:rtl w:val="0"/>
        </w:rPr>
        <w:t xml:space="preserve">). </w:t>
      </w:r>
      <w:r w:rsidDel="00000000" w:rsidR="00000000" w:rsidRPr="00000000">
        <w:rPr>
          <w:rtl w:val="0"/>
        </w:rPr>
        <w:t xml:space="preserve">Using a Bayesian non-linear mixed-effects model</w:t>
      </w:r>
      <w:r w:rsidDel="00000000" w:rsidR="00000000" w:rsidRPr="00000000">
        <w:rPr>
          <w:color w:val="333333"/>
          <w:rtl w:val="0"/>
        </w:rPr>
        <w:t xml:space="preserve">, we estimated the position of each patient eye along the population curve, and</w:t>
      </w:r>
      <w:r w:rsidDel="00000000" w:rsidR="00000000" w:rsidRPr="00000000">
        <w:rPr>
          <w:rtl w:val="0"/>
        </w:rPr>
        <w:t xml:space="preserve"> from these, we estimated the time between the </w:t>
      </w:r>
      <w:r w:rsidDel="00000000" w:rsidR="00000000" w:rsidRPr="00000000">
        <w:rPr>
          <w:color w:val="333333"/>
          <w:rtl w:val="0"/>
        </w:rPr>
        <w:t xml:space="preserve">7-stage progression score</w:t>
      </w:r>
      <w:r w:rsidDel="00000000" w:rsidR="00000000" w:rsidRPr="00000000">
        <w:rPr>
          <w:rtl w:val="0"/>
        </w:rPr>
        <w:t xml:space="preserve"> and clusters (</w:t>
      </w:r>
      <w:r w:rsidDel="00000000" w:rsidR="00000000" w:rsidRPr="00000000">
        <w:rPr>
          <w:b w:val="1"/>
          <w:bCs w:val="1"/>
          <w:rtl w:val="0"/>
        </w:rPr>
        <w:t xml:space="preserve">Supplementary Figures 17A-B</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t xml:space="preserve">To identify potential prognostic factors that influence the progression rate, we modeled the change in pseudoprogression and 7-stage progression score over time against all baseline clinical phenotypes. As progression rates differ at different stages of progression, and distinct clinical phenotypes define such stages, we limited our model to patients with a baseline 7-stage severity scale</w:t>
      </w:r>
      <w:r w:rsidDel="00000000" w:rsidR="00000000" w:rsidRPr="00000000">
        <w:rPr>
          <w:rtl w:val="0"/>
        </w:rPr>
        <w:t xml:space="preserve"> of 2 </w:t>
      </w:r>
      <w:r w:rsidDel="00000000" w:rsidR="00000000" w:rsidRPr="00000000">
        <w:rPr>
          <w:rtl w:val="0"/>
        </w:rPr>
        <w:t xml:space="preserve">or less. When compared to the average rate of pseudoprogression change, visual acuity was prognostic of an increased rate of progression (</w:t>
      </w:r>
      <w:r w:rsidDel="00000000" w:rsidR="00000000" w:rsidRPr="00000000">
        <w:rPr>
          <w:b w:val="1"/>
          <w:bCs w:val="1"/>
          <w:color w:val="222222"/>
          <w:rtl w:val="0"/>
        </w:rPr>
        <w:t xml:space="preserve">Supplementary Table 9</w:t>
      </w:r>
      <w:r w:rsidDel="00000000" w:rsidR="00000000" w:rsidRPr="00000000">
        <w:rPr>
          <w:b w:val="1"/>
          <w:bCs w:val="1"/>
          <w:rtl w:val="0"/>
        </w:rPr>
        <w:t xml:space="preserve">)</w:t>
      </w:r>
      <w:r w:rsidDel="00000000" w:rsidR="00000000" w:rsidRPr="00000000">
        <w:rPr>
          <w:rtl w:val="0"/>
        </w:rPr>
        <w:t xml:space="preserve"> while c</w:t>
      </w:r>
      <w:r w:rsidDel="00000000" w:rsidR="00000000" w:rsidRPr="00000000">
        <w:rPr>
          <w:rtl w:val="0"/>
        </w:rPr>
        <w:t xml:space="preserve">entral EZ-loss</w:t>
      </w:r>
      <w:r w:rsidDel="00000000" w:rsidR="00000000" w:rsidRPr="00000000">
        <w:rPr>
          <w:rtl w:val="0"/>
        </w:rPr>
        <w:t xml:space="preserve"> was prognostic of a reduced 7-stage progression rate (</w:t>
      </w:r>
      <w:r w:rsidDel="00000000" w:rsidR="00000000" w:rsidRPr="00000000">
        <w:rPr>
          <w:b w:val="1"/>
          <w:bCs w:val="1"/>
          <w:color w:val="222222"/>
          <w:rtl w:val="0"/>
        </w:rPr>
        <w:t xml:space="preserve">Supplementary Table 10</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B1">
      <w:pPr>
        <w:jc w:val="both"/>
        <w:rPr/>
      </w:pPr>
      <w:r w:rsidDel="00000000" w:rsidR="00000000" w:rsidRPr="00000000">
        <w:rPr>
          <w:rtl w:val="0"/>
        </w:rPr>
        <w:t xml:space="preserve">Genetic testing with progression rate revealed a nominal negative association of SNP </w:t>
      </w:r>
      <w:r w:rsidDel="00000000" w:rsidR="00000000" w:rsidRPr="00000000">
        <w:rPr>
          <w:rtl w:val="0"/>
        </w:rPr>
        <w:t xml:space="preserve">rs6955423</w:t>
      </w:r>
      <w:r w:rsidDel="00000000" w:rsidR="00000000" w:rsidRPr="00000000">
        <w:rPr>
          <w:rtl w:val="0"/>
        </w:rPr>
        <w:t xml:space="preserve"> in </w:t>
      </w:r>
      <w:r w:rsidDel="00000000" w:rsidR="00000000" w:rsidRPr="00000000">
        <w:rPr>
          <w:i w:val="1"/>
          <w:iCs w:val="1"/>
          <w:rtl w:val="0"/>
        </w:rPr>
        <w:t xml:space="preserve">PSPH</w:t>
      </w:r>
      <w:r w:rsidDel="00000000" w:rsidR="00000000" w:rsidRPr="00000000">
        <w:rPr>
          <w:rtl w:val="0"/>
        </w:rPr>
        <w:t xml:space="preserve"> with faster progression </w:t>
      </w:r>
      <w:r w:rsidDel="00000000" w:rsidR="00000000" w:rsidRPr="00000000">
        <w:rPr>
          <w:rtl w:val="0"/>
        </w:rPr>
        <w:t xml:space="preserve">(</w:t>
      </w:r>
      <w:r w:rsidDel="00000000" w:rsidR="00000000" w:rsidRPr="00000000">
        <w:rPr>
          <w:rtl w:val="0"/>
        </w:rPr>
        <w:t xml:space="preserve">p = 0.042</w:t>
      </w:r>
      <w:r w:rsidDel="00000000" w:rsidR="00000000" w:rsidRPr="00000000">
        <w:rPr>
          <w:rtl w:val="0"/>
        </w:rPr>
        <w:t xml:space="preserve">) </w:t>
      </w:r>
      <w:r w:rsidDel="00000000" w:rsidR="00000000" w:rsidRPr="00000000">
        <w:rPr>
          <w:rtl w:val="0"/>
        </w:rPr>
        <w:t xml:space="preserve">(</w:t>
      </w:r>
      <w:r w:rsidDel="00000000" w:rsidR="00000000" w:rsidRPr="00000000">
        <w:rPr>
          <w:b w:val="1"/>
          <w:bCs w:val="1"/>
          <w:color w:val="222222"/>
          <w:rtl w:val="0"/>
        </w:rPr>
        <w:t xml:space="preserve">Supplementary Table 11</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t xml:space="preserve">Lastly, we calculate the expected time interval between the 7-stage severity scale and between clusters (</w:t>
      </w:r>
      <w:r w:rsidDel="00000000" w:rsidR="00000000" w:rsidRPr="00000000">
        <w:rPr>
          <w:b w:val="1"/>
          <w:bCs w:val="1"/>
          <w:rtl w:val="0"/>
        </w:rPr>
        <w:t xml:space="preserve">Methods</w:t>
      </w:r>
      <w:r w:rsidDel="00000000" w:rsidR="00000000" w:rsidRPr="00000000">
        <w:rPr>
          <w:rtl w:val="0"/>
        </w:rPr>
        <w:t xml:space="preserve">) and found that it might take more than 20 years to reach the latest stages of disease </w:t>
      </w:r>
      <w:r w:rsidDel="00000000" w:rsidR="00000000" w:rsidRPr="00000000">
        <w:rPr>
          <w:rtl w:val="0"/>
        </w:rPr>
        <w:t xml:space="preserve">(</w:t>
      </w:r>
      <w:r w:rsidDel="00000000" w:rsidR="00000000" w:rsidRPr="00000000">
        <w:rPr>
          <w:b w:val="1"/>
          <w:bCs w:val="1"/>
          <w:rtl w:val="0"/>
        </w:rPr>
        <w:t xml:space="preserve">Supplementary Figure </w:t>
      </w:r>
      <w:r w:rsidDel="00000000" w:rsidR="00000000" w:rsidRPr="00000000">
        <w:rPr>
          <w:b w:val="1"/>
          <w:bCs w:val="1"/>
          <w:rtl w:val="0"/>
        </w:rPr>
        <w:t xml:space="preserve">17 C-D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shd w:fill="ffffff" w:val="clear"/>
        <w:jc w:val="both"/>
        <w:rPr>
          <w:b w:val="1"/>
          <w:bCs w:val="1"/>
          <w:color w:val="333333"/>
          <w:sz w:val="26"/>
          <w:szCs w:val="26"/>
        </w:rPr>
      </w:pPr>
      <w:r w:rsidDel="00000000" w:rsidR="00000000" w:rsidRPr="00000000">
        <w:rPr>
          <w:b w:val="1"/>
          <w:bCs w:val="1"/>
          <w:color w:val="333333"/>
          <w:sz w:val="26"/>
          <w:szCs w:val="26"/>
          <w:rtl w:val="0"/>
        </w:rPr>
        <w:t xml:space="preserve">Discussion</w:t>
      </w:r>
    </w:p>
    <w:p w:rsidR="00000000" w:rsidDel="00000000" w:rsidP="00000000" w:rsidRDefault="00000000" w:rsidRPr="00000000" w14:paraId="000000BA">
      <w:pPr>
        <w:jc w:val="both"/>
        <w:rPr>
          <w:b w:val="1"/>
          <w:bCs w:val="1"/>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Our study showcases a novel clinical phenomics analysis framework that repurposes techniques from scRNA-seq to identify clinically distinct progression </w:t>
      </w:r>
      <w:r w:rsidDel="00000000" w:rsidR="00000000" w:rsidRPr="00000000">
        <w:rPr>
          <w:rtl w:val="0"/>
        </w:rPr>
        <w:t xml:space="preserve">routes </w:t>
      </w:r>
      <w:r w:rsidDel="00000000" w:rsidR="00000000" w:rsidRPr="00000000">
        <w:rPr>
          <w:rtl w:val="0"/>
        </w:rPr>
        <w:t xml:space="preserve">in MacTel and highlight their genetic risk factors. Specifically, we show that MacTel-affected eyes can be allocated into 12 clinically distinct progression groups. These groups fall into two routes that bifurcate mid-progression course: one leading to a more vascularly altered retina with partially preserved central vision, and the other to a neurodegenerative manifestation culminating in central vision impairment. </w:t>
      </w:r>
      <w:ins w:author="Roberto Bonelli" w:id="27" w:date="2026-04-15T19:38:26Z">
        <w:r w:rsidDel="00000000" w:rsidR="00000000" w:rsidRPr="00000000">
          <w:rPr>
            <w:rtl w:val="0"/>
            <w:rPrChange w:author="Roberto Bonelli" w:id="28" w:date="2026-04-15T19:38:26Z">
              <w:rPr/>
            </w:rPrChange>
          </w:rPr>
          <w:t xml:space="preserve">By integrating MacTel genetic risk factors, we show that clinical heterogeneity and differential progression are shaped by distinct genetic architectures. Notably, these genetic predictors reflect different molecular aetiologies, further corroborating our findings.</w:t>
        </w:r>
      </w:ins>
      <w:del w:author="Roberto Bonelli" w:id="27" w:date="2026-04-15T19:38:26Z">
        <w:r w:rsidDel="00000000" w:rsidR="00000000" w:rsidRPr="00000000">
          <w:rPr>
            <w:rtl w:val="0"/>
            <w:rPrChange w:author="Roberto Bonelli" w:id="28" w:date="2026-04-15T19:38:26Z">
              <w:rPr/>
            </w:rPrChange>
          </w:rPr>
          <w:delText xml:space="preserve">By integrating MacTel genetic risk factors, we show that clinical heterogeneity and progression differences are influenced by distinct genetic architectures underlying the disease, with the genetic predictors themselves known to reflect different molecular aetiologies, further corroborating our results</w:delText>
        </w:r>
      </w:del>
      <w:r w:rsidDel="00000000" w:rsidR="00000000" w:rsidRPr="00000000">
        <w:rPr>
          <w:rtl w:val="0"/>
        </w:rPr>
        <w:t xml:space="preserve">. We also constructed a new continuous progression score and showed that MacTel progression is non-linear - faster initially and gradually plateauing in later stages. Together, our study advances clinical understanding of MacTel and serves as a prototype for integrative phenomics investigations in other retinal diseases, enabling more focused precision medicine approaches. This approach should lead to more principled, data-driven approaches for the identification of novel </w:t>
      </w:r>
      <w:r w:rsidDel="00000000" w:rsidR="00000000" w:rsidRPr="00000000">
        <w:rPr>
          <w:rtl w:val="0"/>
        </w:rPr>
        <w:t xml:space="preserve">diagnostic</w:t>
      </w:r>
      <w:r w:rsidDel="00000000" w:rsidR="00000000" w:rsidRPr="00000000">
        <w:rPr>
          <w:rtl w:val="0"/>
        </w:rPr>
        <w:t xml:space="preserve"> and prognostic imaging biomarkers.</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Our approach is based on </w:t>
      </w:r>
      <w:r w:rsidDel="00000000" w:rsidR="00000000" w:rsidRPr="00000000">
        <w:rPr>
          <w:rtl w:val="0"/>
        </w:rPr>
        <w:t xml:space="preserve">drawing</w:t>
      </w:r>
      <w:r w:rsidDel="00000000" w:rsidR="00000000" w:rsidRPr="00000000">
        <w:rPr>
          <w:rtl w:val="0"/>
        </w:rPr>
        <w:t xml:space="preserve"> an analogy between cellular development and the clinical manifestation of disease. As cells mature, their molecular behaviour - measured via gene transcription - changes. Similarly, as a disease progresses, affected tissues exhibit signs of increasing clinical impact and extent. Such changes can be measured exquisitely in retinal diseases using non-invasive, cost-effective ophthalmic imaging. Our approach is particularly attractive in this setting, as it interrogates clinical data in a fully data-driven manner, revealing new findings while confirming established ones. Notably, most retinal studies rely on preselected structural changes to define staging and progression, whereas our approach makes use of all available data, including spatial and functional data. Related unbiased frameworks have already yielded robust, clinically relevant discoveries </w:t>
      </w:r>
      <w:hyperlink r:id="rId27">
        <w:r w:rsidDel="00000000" w:rsidR="00000000" w:rsidRPr="00000000">
          <w:rPr>
            <w:b w:val="0"/>
            <w:bCs w:val="0"/>
            <w:color w:val="000000"/>
            <w:u w:val="none"/>
            <w:vertAlign w:val="superscript"/>
            <w:rtl w:val="0"/>
          </w:rPr>
          <w:t xml:space="preserve">6–8,27–31</w:t>
        </w:r>
      </w:hyperlink>
      <w:r w:rsidDel="00000000" w:rsidR="00000000" w:rsidRPr="00000000">
        <w:rPr>
          <w:rtl w:val="0"/>
        </w:rPr>
        <w:t xml:space="preserve">. </w:t>
      </w:r>
      <w:del w:author="Roberto Bonelli" w:id="29" w:date="2026-04-15T21:40:10Z">
        <w:r w:rsidDel="00000000" w:rsidR="00000000" w:rsidRPr="00000000">
          <w:rPr>
            <w:rtl w:val="0"/>
            <w:rPrChange w:author="Roberto Bonelli" w:id="30" w:date="2026-04-15T21:40:10Z">
              <w:rPr/>
            </w:rPrChange>
          </w:rPr>
          <w:delText xml:space="preserve">Our approach differs by inferring long-term temporal behaviour, projecting cross-sectional data onto inferred time (pseudotemporal) trajectories.</w:delText>
        </w:r>
      </w:del>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t xml:space="preserve">We identified twelve clinically relevant MacTel clusters. These delineate subgroups of MacTel-affected eyes. We observed that some of these clusters, although clinically distinct in our analyses, were assigned the same severity level using the current MacTel severity scale, highlighting the need for further clinical refinement of severity groups</w:t>
      </w:r>
      <w:r w:rsidDel="00000000" w:rsidR="00000000" w:rsidRPr="00000000">
        <w:rPr>
          <w:rtl w:val="0"/>
        </w:rPr>
        <w:t xml:space="preserve"> in MacTel research. </w:t>
      </w:r>
      <w:r w:rsidDel="00000000" w:rsidR="00000000" w:rsidRPr="00000000">
        <w:rPr>
          <w:rtl w:val="0"/>
        </w:rPr>
        <w:t xml:space="preserve">Lastly, we observed that the identified clusters map to different chronological points along the natural progression of the disease.</w:t>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t xml:space="preserve">Using pseudotime calculations, we derived a clinically robust continuous </w:t>
      </w:r>
      <w:ins w:author="Roberto Bonelli" w:id="31" w:date="2026-04-15T17:32:24Z">
        <w:r w:rsidDel="00000000" w:rsidR="00000000" w:rsidRPr="00000000">
          <w:rPr>
            <w:rtl w:val="0"/>
            <w:rPrChange w:author="Roberto Bonelli" w:id="32" w:date="2026-04-15T17:32:24Z">
              <w:rPr/>
            </w:rPrChange>
          </w:rPr>
          <w:t xml:space="preserve">pseudoprogression</w:t>
        </w:r>
      </w:ins>
      <w:del w:author="Roberto Bonelli" w:id="31" w:date="2026-04-15T17:32:24Z">
        <w:r w:rsidDel="00000000" w:rsidR="00000000" w:rsidRPr="00000000">
          <w:rPr>
            <w:rtl w:val="0"/>
            <w:rPrChange w:author="Roberto Bonelli" w:id="32" w:date="2026-04-15T17:32:24Z">
              <w:rPr/>
            </w:rPrChange>
          </w:rPr>
          <w:delText xml:space="preserve">pseudo-progression</w:delText>
        </w:r>
      </w:del>
      <w:r w:rsidDel="00000000" w:rsidR="00000000" w:rsidRPr="00000000">
        <w:rPr>
          <w:rtl w:val="0"/>
        </w:rPr>
        <w:t xml:space="preserve"> score that provides a more granular scale of disease severity by incorporating a broader diversity of clinical signs. A continuous progression score for MacTel has previously been proposed, where a machine-learning model was trained to predict the 7-stage severity scale using OCT imaging alone </w:t>
      </w:r>
      <w:hyperlink r:id="rId28">
        <w:r w:rsidDel="00000000" w:rsidR="00000000" w:rsidRPr="00000000">
          <w:rPr>
            <w:b w:val="0"/>
            <w:bCs w:val="0"/>
            <w:color w:val="000000"/>
            <w:u w:val="none"/>
            <w:vertAlign w:val="superscript"/>
            <w:rtl w:val="0"/>
          </w:rPr>
          <w:t xml:space="preserve">32</w:t>
        </w:r>
      </w:hyperlink>
      <w:r w:rsidDel="00000000" w:rsidR="00000000" w:rsidRPr="00000000">
        <w:rPr>
          <w:rtl w:val="0"/>
        </w:rPr>
        <w:t xml:space="preserve">. Our score, however, expands on prior work in several ways. The 7-stage severity scale was designed to specifically predict </w:t>
      </w:r>
      <w:r w:rsidDel="00000000" w:rsidR="00000000" w:rsidRPr="00000000">
        <w:rPr>
          <w:rtl w:val="0"/>
        </w:rPr>
        <w:t xml:space="preserve">BCVA impairment </w:t>
      </w:r>
      <w:r w:rsidDel="00000000" w:rsidR="00000000" w:rsidRPr="00000000">
        <w:rPr>
          <w:rtl w:val="0"/>
        </w:rPr>
        <w:t xml:space="preserve">from multimodal structural imaging, and the linear score from the machine-learning model was trained to predict that 7-stage severity scale </w:t>
      </w:r>
      <w:hyperlink r:id="rId29">
        <w:r w:rsidDel="00000000" w:rsidR="00000000" w:rsidRPr="00000000">
          <w:rPr>
            <w:b w:val="0"/>
            <w:bCs w:val="0"/>
            <w:color w:val="000000"/>
            <w:u w:val="none"/>
            <w:vertAlign w:val="superscript"/>
            <w:rtl w:val="0"/>
          </w:rPr>
          <w:t xml:space="preserve">14</w:t>
        </w:r>
      </w:hyperlink>
      <w:r w:rsidDel="00000000" w:rsidR="00000000" w:rsidRPr="00000000">
        <w:rPr>
          <w:rtl w:val="0"/>
        </w:rPr>
        <w:t xml:space="preserve">. As such, both approaches are effectively optimised to predict loss of visual acuity. </w:t>
      </w:r>
      <w:ins w:author="Roberto Bonelli" w:id="33" w:date="2026-04-15T19:39:01Z">
        <w:r w:rsidDel="00000000" w:rsidR="00000000" w:rsidRPr="00000000">
          <w:rPr>
            <w:rtl w:val="0"/>
            <w:rPrChange w:author="Roberto Bonelli" w:id="34" w:date="2026-04-15T19:39:01Z">
              <w:rPr/>
            </w:rPrChange>
          </w:rPr>
          <w:t xml:space="preserve">BCVA captures patient-perceived vision loss but overlooks structural changes and peripheral deficits that patients may not notice. Nevertheless, it remains effective at separating eyes into different progression states</w:t>
        </w:r>
      </w:ins>
      <w:del w:author="Roberto Bonelli" w:id="33" w:date="2026-04-15T19:39:01Z">
        <w:r w:rsidDel="00000000" w:rsidR="00000000" w:rsidRPr="00000000">
          <w:rPr>
            <w:rtl w:val="0"/>
            <w:rPrChange w:author="Roberto Bonelli" w:id="34" w:date="2026-04-15T19:39:01Z">
              <w:rPr/>
            </w:rPrChange>
          </w:rPr>
          <w:delText xml:space="preserve">Although BCVA captures what patients perceive, it does not account for structural changes and peripheral vision loss that patients may not recognise, yet it clearly separates eyes into different progression states</w:delText>
        </w:r>
      </w:del>
      <w:r w:rsidDel="00000000" w:rsidR="00000000" w:rsidRPr="00000000">
        <w:rPr>
          <w:rtl w:val="0"/>
        </w:rPr>
        <w:t xml:space="preserve"> </w:t>
      </w:r>
      <w:hyperlink r:id="rId30">
        <w:r w:rsidDel="00000000" w:rsidR="00000000" w:rsidRPr="00000000">
          <w:rPr>
            <w:b w:val="0"/>
            <w:bCs w:val="0"/>
            <w:color w:val="000000"/>
            <w:u w:val="none"/>
            <w:vertAlign w:val="superscript"/>
            <w:rtl w:val="0"/>
          </w:rPr>
          <w:t xml:space="preserve">33–35</w:t>
        </w:r>
      </w:hyperlink>
      <w:r w:rsidDel="00000000" w:rsidR="00000000" w:rsidRPr="00000000">
        <w:rPr>
          <w:rtl w:val="0"/>
        </w:rPr>
        <w:t xml:space="preserve">. Moreover, both prior scores were trained to predict an outcome, or with a supervised approach, whereas our (unsupervised) method constructs an outcome-agnostic score that orders eyes along a continuous gradient of clinical severity.</w:t>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t xml:space="preserve">Little is known about the rate of progression in MacTel. Previous studies analysing longitudinal EZ loss have suggested a non-linear disease course </w:t>
      </w:r>
      <w:hyperlink r:id="rId31">
        <w:r w:rsidDel="00000000" w:rsidR="00000000" w:rsidRPr="00000000">
          <w:rPr>
            <w:b w:val="0"/>
            <w:bCs w:val="0"/>
            <w:color w:val="000000"/>
            <w:u w:val="none"/>
            <w:vertAlign w:val="superscript"/>
            <w:rtl w:val="0"/>
          </w:rPr>
          <w:t xml:space="preserve">36,37</w:t>
        </w:r>
      </w:hyperlink>
      <w:r w:rsidDel="00000000" w:rsidR="00000000" w:rsidRPr="00000000">
        <w:rPr>
          <w:rtl w:val="0"/>
        </w:rPr>
        <w:t xml:space="preserve">. Using our continuous score together with longitudinal data, we show that MacTel progresses rapidly in the early stages but exhibits a steady reduction in the rate of progression over time, with a plateau reached towards the end stages. This behaviour is not unexpected, as previous research has shown the later stages of the disease to be more stable </w:t>
      </w:r>
      <w:hyperlink r:id="rId32">
        <w:r w:rsidDel="00000000" w:rsidR="00000000" w:rsidRPr="00000000">
          <w:rPr>
            <w:b w:val="0"/>
            <w:bCs w:val="0"/>
            <w:color w:val="000000"/>
            <w:u w:val="none"/>
            <w:vertAlign w:val="superscript"/>
            <w:rtl w:val="0"/>
          </w:rPr>
          <w:t xml:space="preserve">18</w:t>
        </w:r>
      </w:hyperlink>
      <w:r w:rsidDel="00000000" w:rsidR="00000000" w:rsidRPr="00000000">
        <w:rPr>
          <w:rtl w:val="0"/>
        </w:rPr>
        <w:t xml:space="preserve">.</w:t>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t xml:space="preserve">The MST approach used to calculate </w:t>
      </w:r>
      <w:ins w:author="Roberto Bonelli" w:id="31" w:date="2026-04-15T17:32:24Z">
        <w:r w:rsidDel="00000000" w:rsidR="00000000" w:rsidRPr="00000000">
          <w:rPr>
            <w:rtl w:val="0"/>
            <w:rPrChange w:author="Roberto Bonelli" w:id="32" w:date="2026-04-15T17:32:24Z">
              <w:rPr/>
            </w:rPrChange>
          </w:rPr>
          <w:t xml:space="preserve">pseudoprogression</w:t>
        </w:r>
      </w:ins>
      <w:del w:author="Roberto Bonelli" w:id="31" w:date="2026-04-15T17:32:24Z">
        <w:r w:rsidDel="00000000" w:rsidR="00000000" w:rsidRPr="00000000">
          <w:rPr>
            <w:rtl w:val="0"/>
            <w:rPrChange w:author="Roberto Bonelli" w:id="32" w:date="2026-04-15T17:32:24Z">
              <w:rPr/>
            </w:rPrChange>
          </w:rPr>
          <w:delText xml:space="preserve">pseudo-progression</w:delText>
        </w:r>
      </w:del>
      <w:r w:rsidDel="00000000" w:rsidR="00000000" w:rsidRPr="00000000">
        <w:rPr>
          <w:rtl w:val="0"/>
        </w:rPr>
        <w:t xml:space="preserve"> revealed a bifurcated MacTel progression pattern, diverging into two distinct routes. One route is characterised by a high prevalence of </w:t>
      </w:r>
      <w:ins w:author="Roberto Bonelli" w:id="35" w:date="2026-04-15T17:43:12Z">
        <w:r w:rsidDel="00000000" w:rsidR="00000000" w:rsidRPr="00000000">
          <w:rPr>
            <w:rtl w:val="0"/>
            <w:rPrChange w:author="Roberto Bonelli" w:id="36" w:date="2026-04-15T17:43:12Z">
              <w:rPr/>
            </w:rPrChange>
          </w:rPr>
          <w:t xml:space="preserve">alterations</w:t>
        </w:r>
      </w:ins>
      <w:del w:author="Roberto Bonelli" w:id="35" w:date="2026-04-15T17:43:12Z">
        <w:r w:rsidDel="00000000" w:rsidR="00000000" w:rsidRPr="00000000">
          <w:rPr>
            <w:rtl w:val="0"/>
            <w:rPrChange w:author="Roberto Bonelli" w:id="36" w:date="2026-04-15T17:43:12Z">
              <w:rPr/>
            </w:rPrChange>
          </w:rPr>
          <w:delText xml:space="preserve">changes</w:delText>
        </w:r>
      </w:del>
      <w:r w:rsidDel="00000000" w:rsidR="00000000" w:rsidRPr="00000000">
        <w:rPr>
          <w:rtl w:val="0"/>
        </w:rPr>
        <w:t xml:space="preserve"> of the retinal vasculature</w:t>
      </w:r>
      <w:del w:author="Roberto Bonelli" w:id="37" w:date="2026-04-15T17:43:17Z">
        <w:r w:rsidDel="00000000" w:rsidR="00000000" w:rsidRPr="00000000">
          <w:rPr>
            <w:rtl w:val="0"/>
          </w:rPr>
          <w:delText xml:space="preserve">/ vascular retinal changes</w:delText>
        </w:r>
      </w:del>
      <w:r w:rsidDel="00000000" w:rsidR="00000000" w:rsidRPr="00000000">
        <w:rPr>
          <w:rtl w:val="0"/>
        </w:rPr>
        <w:t xml:space="preserve">. Eyes in the terminal clusters of this route maintain substantially better central vision, as measured by BCVA. In contrast, the other route is characterised by neurodegeneration, associated with a loss of central vision. Using the smaller longitudinal subset, we confirmed that the bifurcated progression model fit the observed inter-cluster transitions better than a linear architecture.</w:t>
      </w:r>
      <w:ins w:author="Roberto Bonelli" w:id="38" w:date="2026-04-16T18:14:50Z">
        <w:r w:rsidDel="00000000" w:rsidR="00000000" w:rsidRPr="00000000">
          <w:rPr>
            <w:rtl w:val="0"/>
          </w:rPr>
          <w:t xml:space="preserve"> </w:t>
        </w:r>
        <w:r w:rsidDel="00000000" w:rsidR="00000000" w:rsidRPr="00000000">
          <w:rPr>
            <w:rtl w:val="0"/>
            <w:rPrChange w:author="Roberto Bonelli" w:id="39" w:date="2026-04-16T18:14:50Z">
              <w:rPr/>
            </w:rPrChange>
          </w:rPr>
          <w:t xml:space="preserve">It is important in this setting to distinguish between retinal vascular alterations and neo-vascularization. In MacTel disease, the former is an early sign used to diagnose the disease, while the latter is typically a end-stage phenotype. In our study, although rare and not well classified, neo-vascularization was observed in the late-stage clusters of the neurodegenerative route, suggesting neovascularization be connected to the severe retinal degeneration.   </w:t>
        </w:r>
      </w:ins>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jc w:val="both"/>
        <w:rPr/>
      </w:pPr>
      <w:r w:rsidDel="00000000" w:rsidR="00000000" w:rsidRPr="00000000">
        <w:rPr>
          <w:highlight w:val="white"/>
          <w:rtl w:val="0"/>
        </w:rPr>
        <w:t xml:space="preserve">Among the eleven reported MacTel risk SNPs, we found that SNP rs17421627 in MIR9-2 was associated with the vascular </w:t>
      </w:r>
      <w:del w:author="Roberto Bonelli" w:id="40" w:date="2026-04-15T17:43:29Z">
        <w:r w:rsidDel="00000000" w:rsidR="00000000" w:rsidRPr="00000000">
          <w:rPr>
            <w:highlight w:val="white"/>
            <w:rtl w:val="0"/>
          </w:rPr>
          <w:delText xml:space="preserve">telangiectasis </w:delText>
        </w:r>
      </w:del>
      <w:r w:rsidDel="00000000" w:rsidR="00000000" w:rsidRPr="00000000">
        <w:rPr>
          <w:highlight w:val="white"/>
          <w:rtl w:val="0"/>
        </w:rPr>
        <w:t xml:space="preserve">route. </w:t>
      </w:r>
      <w:ins w:author="Roberto Bonelli" w:id="41" w:date="2026-04-15T19:39:56Z">
        <w:r w:rsidDel="00000000" w:rsidR="00000000" w:rsidRPr="00000000">
          <w:rPr>
            <w:highlight w:val="white"/>
            <w:rtl w:val="0"/>
          </w:rPr>
          <w:t xml:space="preserve">This is particularly intriguing. This SNP has previously been linked to spatially increased retinal thickness </w:t>
        </w:r>
        <w:r w:rsidDel="00000000" w:rsidR="00000000" w:rsidRPr="00000000">
          <w:fldChar w:fldCharType="begin"/>
        </w:r>
        <w:r w:rsidDel="00000000" w:rsidR="00000000" w:rsidRPr="00000000">
          <w:instrText xml:space="preserve">HYPERLINK "https://paperpile.com/c/nbouRz/A7yi"</w:instrText>
        </w:r>
        <w:r w:rsidDel="00000000" w:rsidR="00000000" w:rsidRPr="00000000">
          <w:fldChar w:fldCharType="separate"/>
        </w:r>
        <w:r w:rsidDel="00000000" w:rsidR="00000000" w:rsidRPr="00000000">
          <w:rPr>
            <w:highlight w:val="white"/>
            <w:vertAlign w:val="superscript"/>
            <w:rtl w:val="0"/>
          </w:rPr>
          <w:t xml:space="preserve">38</w:t>
        </w:r>
        <w:r w:rsidDel="00000000" w:rsidR="00000000" w:rsidRPr="00000000">
          <w:fldChar w:fldCharType="end"/>
        </w:r>
        <w:r w:rsidDel="00000000" w:rsidR="00000000" w:rsidRPr="00000000">
          <w:rPr>
            <w:highlight w:val="white"/>
            <w:rtl w:val="0"/>
          </w:rPr>
          <w:t xml:space="preserve"> across multiple layers </w:t>
        </w:r>
        <w:r w:rsidDel="00000000" w:rsidR="00000000" w:rsidRPr="00000000">
          <w:fldChar w:fldCharType="begin"/>
        </w:r>
        <w:r w:rsidDel="00000000" w:rsidR="00000000" w:rsidRPr="00000000">
          <w:instrText xml:space="preserve">HYPERLINK "https://paperpile.com/c/nbouRz/xqTX"</w:instrText>
        </w:r>
        <w:r w:rsidDel="00000000" w:rsidR="00000000" w:rsidRPr="00000000">
          <w:fldChar w:fldCharType="separate"/>
        </w:r>
        <w:r w:rsidDel="00000000" w:rsidR="00000000" w:rsidRPr="00000000">
          <w:rPr>
            <w:highlight w:val="white"/>
            <w:vertAlign w:val="superscript"/>
            <w:rtl w:val="0"/>
          </w:rPr>
          <w:t xml:space="preserve">39</w:t>
        </w:r>
        <w:r w:rsidDel="00000000" w:rsidR="00000000" w:rsidRPr="00000000">
          <w:fldChar w:fldCharType="end"/>
        </w:r>
        <w:r w:rsidDel="00000000" w:rsidR="00000000" w:rsidRPr="00000000">
          <w:rPr>
            <w:highlight w:val="white"/>
            <w:rtl w:val="0"/>
          </w:rPr>
          <w:t xml:space="preserve"> and to larger retinal vasculature calibers </w:t>
        </w:r>
        <w:r w:rsidDel="00000000" w:rsidR="00000000" w:rsidRPr="00000000">
          <w:fldChar w:fldCharType="begin"/>
        </w:r>
        <w:r w:rsidDel="00000000" w:rsidR="00000000" w:rsidRPr="00000000">
          <w:instrText xml:space="preserve">HYPERLINK "https://paperpile.com/c/nbouRz/Y9Go"</w:instrText>
        </w:r>
        <w:r w:rsidDel="00000000" w:rsidR="00000000" w:rsidRPr="00000000">
          <w:fldChar w:fldCharType="separate"/>
        </w:r>
        <w:r w:rsidDel="00000000" w:rsidR="00000000" w:rsidRPr="00000000">
          <w:rPr>
            <w:highlight w:val="white"/>
            <w:vertAlign w:val="superscript"/>
            <w:rtl w:val="0"/>
          </w:rPr>
          <w:t xml:space="preserve">40</w:t>
        </w:r>
        <w:r w:rsidDel="00000000" w:rsidR="00000000" w:rsidRPr="00000000">
          <w:fldChar w:fldCharType="end"/>
        </w:r>
        <w:r w:rsidDel="00000000" w:rsidR="00000000" w:rsidRPr="00000000">
          <w:rPr>
            <w:highlight w:val="white"/>
            <w:rtl w:val="0"/>
          </w:rPr>
          <w:t xml:space="preserve">.</w:t>
        </w:r>
      </w:ins>
      <w:del w:author="Roberto Bonelli" w:id="42" w:date="2026-04-15T19:40:21Z">
        <w:r w:rsidDel="00000000" w:rsidR="00000000" w:rsidRPr="00000000">
          <w:rPr>
            <w:highlight w:val="white"/>
            <w:rtl w:val="0"/>
          </w:rPr>
          <w:delText xml:space="preserve">This is particularly intriguing, as this SNP has previously been linked to retinal morphological changes, including spatially increased retinal thickness </w:delText>
        </w:r>
        <w:r w:rsidDel="00000000" w:rsidR="00000000" w:rsidRPr="00000000">
          <w:fldChar w:fldCharType="begin"/>
        </w:r>
        <w:r w:rsidDel="00000000" w:rsidR="00000000" w:rsidRPr="00000000">
          <w:delInstrText xml:space="preserve">HYPERLINK "https://paperpile.com/c/bRw3F4/AYbO6"</w:delInstrText>
        </w:r>
        <w:r w:rsidDel="00000000" w:rsidR="00000000" w:rsidRPr="00000000">
          <w:fldChar w:fldCharType="separate"/>
        </w:r>
        <w:r w:rsidDel="00000000" w:rsidR="00000000" w:rsidRPr="00000000">
          <w:rPr>
            <w:b w:val="0"/>
            <w:bCs w:val="0"/>
            <w:color w:val="000000"/>
            <w:highlight w:val="white"/>
            <w:u w:val="none"/>
            <w:vertAlign w:val="superscript"/>
            <w:rtl w:val="0"/>
          </w:rPr>
          <w:delText xml:space="preserve">38</w:delText>
        </w:r>
        <w:r w:rsidDel="00000000" w:rsidR="00000000" w:rsidRPr="00000000">
          <w:fldChar w:fldCharType="end"/>
        </w:r>
        <w:r w:rsidDel="00000000" w:rsidR="00000000" w:rsidRPr="00000000">
          <w:rPr>
            <w:highlight w:val="white"/>
            <w:rtl w:val="0"/>
          </w:rPr>
          <w:delText xml:space="preserve"> </w:delText>
        </w:r>
        <w:r w:rsidDel="00000000" w:rsidR="00000000" w:rsidRPr="00000000">
          <w:rPr>
            <w:highlight w:val="white"/>
            <w:rtl w:val="0"/>
          </w:rPr>
          <w:delText xml:space="preserve">across multiple layers </w:delText>
        </w:r>
        <w:r w:rsidDel="00000000" w:rsidR="00000000" w:rsidRPr="00000000">
          <w:fldChar w:fldCharType="begin"/>
        </w:r>
        <w:r w:rsidDel="00000000" w:rsidR="00000000" w:rsidRPr="00000000">
          <w:delInstrText xml:space="preserve">HYPERLINK "https://paperpile.com/c/bRw3F4/DjYOf"</w:delInstrText>
        </w:r>
        <w:r w:rsidDel="00000000" w:rsidR="00000000" w:rsidRPr="00000000">
          <w:fldChar w:fldCharType="separate"/>
        </w:r>
        <w:r w:rsidDel="00000000" w:rsidR="00000000" w:rsidRPr="00000000">
          <w:rPr>
            <w:b w:val="0"/>
            <w:bCs w:val="0"/>
            <w:color w:val="000000"/>
            <w:highlight w:val="white"/>
            <w:u w:val="none"/>
            <w:vertAlign w:val="superscript"/>
            <w:rtl w:val="0"/>
          </w:rPr>
          <w:delText xml:space="preserve">39</w:delText>
        </w:r>
        <w:r w:rsidDel="00000000" w:rsidR="00000000" w:rsidRPr="00000000">
          <w:fldChar w:fldCharType="end"/>
        </w:r>
        <w:r w:rsidDel="00000000" w:rsidR="00000000" w:rsidRPr="00000000">
          <w:rPr>
            <w:highlight w:val="white"/>
            <w:rtl w:val="0"/>
          </w:rPr>
          <w:delText xml:space="preserve">, as well as larger retinal vasculature calibers </w:delText>
        </w:r>
        <w:r w:rsidDel="00000000" w:rsidR="00000000" w:rsidRPr="00000000">
          <w:fldChar w:fldCharType="begin"/>
        </w:r>
        <w:r w:rsidDel="00000000" w:rsidR="00000000" w:rsidRPr="00000000">
          <w:delInstrText xml:space="preserve">HYPERLINK "https://paperpile.com/c/bRw3F4/UHZWF"</w:delInstrText>
        </w:r>
        <w:r w:rsidDel="00000000" w:rsidR="00000000" w:rsidRPr="00000000">
          <w:fldChar w:fldCharType="separate"/>
        </w:r>
        <w:r w:rsidDel="00000000" w:rsidR="00000000" w:rsidRPr="00000000">
          <w:rPr>
            <w:b w:val="0"/>
            <w:bCs w:val="0"/>
            <w:color w:val="000000"/>
            <w:highlight w:val="white"/>
            <w:u w:val="none"/>
            <w:vertAlign w:val="superscript"/>
            <w:rtl w:val="0"/>
          </w:rPr>
          <w:delText xml:space="preserve">40</w:delText>
        </w:r>
        <w:r w:rsidDel="00000000" w:rsidR="00000000" w:rsidRPr="00000000">
          <w:fldChar w:fldCharType="end"/>
        </w:r>
        <w:r w:rsidDel="00000000" w:rsidR="00000000" w:rsidRPr="00000000">
          <w:rPr>
            <w:highlight w:val="white"/>
            <w:rtl w:val="0"/>
          </w:rPr>
          <w:delText xml:space="preserve">.</w:delText>
        </w:r>
      </w:del>
      <w:r w:rsidDel="00000000" w:rsidR="00000000" w:rsidRPr="00000000">
        <w:rPr>
          <w:highlight w:val="white"/>
          <w:rtl w:val="0"/>
        </w:rPr>
        <w:t xml:space="preserve"> Additionally, the same SNP is associated with increased risk of AMD </w:t>
      </w:r>
      <w:hyperlink r:id="rId33">
        <w:r w:rsidDel="00000000" w:rsidR="00000000" w:rsidRPr="00000000">
          <w:rPr>
            <w:b w:val="0"/>
            <w:bCs w:val="0"/>
            <w:color w:val="000000"/>
            <w:highlight w:val="white"/>
            <w:u w:val="none"/>
            <w:vertAlign w:val="superscript"/>
            <w:rtl w:val="0"/>
          </w:rPr>
          <w:t xml:space="preserve">41</w:t>
        </w:r>
      </w:hyperlink>
      <w:r w:rsidDel="00000000" w:rsidR="00000000" w:rsidRPr="00000000">
        <w:rPr>
          <w:highlight w:val="white"/>
          <w:rtl w:val="0"/>
        </w:rPr>
        <w:t xml:space="preserve">, glaucoma </w:t>
      </w:r>
      <w:hyperlink r:id="rId34">
        <w:r w:rsidDel="00000000" w:rsidR="00000000" w:rsidRPr="00000000">
          <w:rPr>
            <w:b w:val="0"/>
            <w:bCs w:val="0"/>
            <w:color w:val="000000"/>
            <w:highlight w:val="white"/>
            <w:u w:val="none"/>
            <w:vertAlign w:val="superscript"/>
            <w:rtl w:val="0"/>
          </w:rPr>
          <w:t xml:space="preserve">42</w:t>
        </w:r>
      </w:hyperlink>
      <w:r w:rsidDel="00000000" w:rsidR="00000000" w:rsidRPr="00000000">
        <w:rPr>
          <w:highlight w:val="white"/>
          <w:rtl w:val="0"/>
        </w:rPr>
        <w:t xml:space="preserve">, and premature retinal aging </w:t>
      </w:r>
      <w:hyperlink r:id="rId35">
        <w:r w:rsidDel="00000000" w:rsidR="00000000" w:rsidRPr="00000000">
          <w:rPr>
            <w:b w:val="0"/>
            <w:bCs w:val="0"/>
            <w:color w:val="000000"/>
            <w:highlight w:val="white"/>
            <w:u w:val="none"/>
            <w:vertAlign w:val="superscript"/>
            <w:rtl w:val="0"/>
          </w:rPr>
          <w:t xml:space="preserve">43</w:t>
        </w:r>
      </w:hyperlink>
      <w:r w:rsidDel="00000000" w:rsidR="00000000" w:rsidRPr="00000000">
        <w:rPr>
          <w:highlight w:val="white"/>
          <w:rtl w:val="0"/>
        </w:rPr>
        <w:t xml:space="preserve">. The role of this genomic locus in retinal health remains unclear; however, targeted studies have implicated it in regulating the expression of MIR9-2 in Müller glial cells as a result of differences in retinal development </w:t>
      </w:r>
      <w:hyperlink r:id="rId36">
        <w:r w:rsidDel="00000000" w:rsidR="00000000" w:rsidRPr="00000000">
          <w:rPr>
            <w:b w:val="0"/>
            <w:bCs w:val="0"/>
            <w:color w:val="000000"/>
            <w:highlight w:val="white"/>
            <w:u w:val="none"/>
            <w:vertAlign w:val="superscript"/>
            <w:rtl w:val="0"/>
          </w:rPr>
          <w:t xml:space="preserve">44</w:t>
        </w:r>
      </w:hyperlink>
      <w:r w:rsidDel="00000000" w:rsidR="00000000" w:rsidRPr="00000000">
        <w:rPr>
          <w:highlight w:val="white"/>
          <w:rtl w:val="0"/>
        </w:rPr>
        <w:t xml:space="preserve">. Reduced expression of MIR9-2 causes altered Müller glial homeostasis in human retinal tissue </w:t>
      </w:r>
      <w:hyperlink r:id="rId37">
        <w:r w:rsidDel="00000000" w:rsidR="00000000" w:rsidRPr="00000000">
          <w:rPr>
            <w:b w:val="0"/>
            <w:bCs w:val="0"/>
            <w:color w:val="000000"/>
            <w:highlight w:val="white"/>
            <w:u w:val="none"/>
            <w:vertAlign w:val="superscript"/>
            <w:rtl w:val="0"/>
          </w:rPr>
          <w:t xml:space="preserve">44</w:t>
        </w:r>
      </w:hyperlink>
      <w:r w:rsidDel="00000000" w:rsidR="00000000" w:rsidRPr="00000000">
        <w:rPr>
          <w:highlight w:val="white"/>
          <w:rtl w:val="0"/>
        </w:rPr>
        <w:t xml:space="preserve"> and retinal vascular defects in zebrafish models </w:t>
      </w:r>
      <w:hyperlink r:id="rId38">
        <w:r w:rsidDel="00000000" w:rsidR="00000000" w:rsidRPr="00000000">
          <w:rPr>
            <w:b w:val="0"/>
            <w:bCs w:val="0"/>
            <w:color w:val="000000"/>
            <w:highlight w:val="white"/>
            <w:u w:val="none"/>
            <w:vertAlign w:val="superscript"/>
            <w:rtl w:val="0"/>
          </w:rPr>
          <w:t xml:space="preserve">45</w:t>
        </w:r>
      </w:hyperlink>
      <w:r w:rsidDel="00000000" w:rsidR="00000000" w:rsidRPr="00000000">
        <w:rPr>
          <w:highlight w:val="white"/>
          <w:rtl w:val="0"/>
        </w:rPr>
        <w:t xml:space="preserve">. Conversely, SNPs rs146953046 and rs6955423 were associated with increased risk of progression towards the neurodegenerative route. </w:t>
      </w:r>
      <w:r w:rsidDel="00000000" w:rsidR="00000000" w:rsidRPr="00000000">
        <w:rPr>
          <w:rtl w:val="0"/>
        </w:rPr>
        <w:t xml:space="preserve">Both SNPs have been associated with reduced circulating serine </w:t>
      </w:r>
      <w:hyperlink r:id="rId39">
        <w:r w:rsidDel="00000000" w:rsidR="00000000" w:rsidRPr="00000000">
          <w:rPr>
            <w:b w:val="0"/>
            <w:bCs w:val="0"/>
            <w:color w:val="000000"/>
            <w:u w:val="none"/>
            <w:vertAlign w:val="superscript"/>
            <w:rtl w:val="0"/>
          </w:rPr>
          <w:t xml:space="preserve">24,25,46</w:t>
        </w:r>
      </w:hyperlink>
      <w:del w:author="Roberto Bonelli" w:id="43" w:date="2026-04-15T19:41:44Z">
        <w:r w:rsidDel="00000000" w:rsidR="00000000" w:rsidRPr="00000000">
          <w:rPr>
            <w:rtl w:val="0"/>
          </w:rPr>
          <w:delText xml:space="preserve">,</w:delText>
        </w:r>
      </w:del>
      <w:ins w:author="Roberto Bonelli" w:id="43" w:date="2026-04-15T19:41:44Z">
        <w:r w:rsidDel="00000000" w:rsidR="00000000" w:rsidRPr="00000000">
          <w:rPr>
            <w:rtl w:val="0"/>
          </w:rPr>
          <w:t xml:space="preserve">This is</w:t>
        </w:r>
      </w:ins>
      <w:r w:rsidDel="00000000" w:rsidR="00000000" w:rsidRPr="00000000">
        <w:rPr>
          <w:rtl w:val="0"/>
        </w:rPr>
        <w:t xml:space="preserve"> a MacTel risk factor </w:t>
      </w:r>
      <w:ins w:author="Roberto Bonelli" w:id="44" w:date="2026-04-15T19:42:13Z">
        <w:r w:rsidDel="00000000" w:rsidR="00000000" w:rsidRPr="00000000">
          <w:rPr>
            <w:rtl w:val="0"/>
          </w:rPr>
          <w:t xml:space="preserve">which</w:t>
        </w:r>
      </w:ins>
      <w:del w:author="Roberto Bonelli" w:id="44" w:date="2026-04-15T19:42:13Z">
        <w:r w:rsidDel="00000000" w:rsidR="00000000" w:rsidRPr="00000000">
          <w:rPr>
            <w:rtl w:val="0"/>
          </w:rPr>
          <w:delText xml:space="preserve">that, </w:delText>
        </w:r>
      </w:del>
      <w:ins w:author="Roberto Bonelli" w:id="44" w:date="2026-04-15T19:42:13Z">
        <w:del w:author="Roberto Bonelli" w:id="44" w:date="2026-04-15T19:42:13Z">
          <w:r w:rsidDel="00000000" w:rsidR="00000000" w:rsidRPr="00000000">
            <w:rPr>
              <w:rtl w:val="0"/>
              <w:rPrChange w:author="Roberto Bonelli" w:id="45" w:date="2026-04-15T19:42:13Z">
                <w:rPr/>
              </w:rPrChange>
            </w:rPr>
            <w:delText xml:space="preserve">ts</w:delText>
          </w:r>
        </w:del>
        <w:r w:rsidDel="00000000" w:rsidR="00000000" w:rsidRPr="00000000">
          <w:rPr>
            <w:rtl w:val="0"/>
            <w:rPrChange w:author="Roberto Bonelli" w:id="45" w:date="2026-04-15T19:42:13Z">
              <w:rPr/>
            </w:rPrChange>
          </w:rPr>
          <w:t xml:space="preserve"> deficiency of which leads to accumulation of neurotoxic deoxysphingolipids in the retina in animal models</w:t>
        </w:r>
      </w:ins>
      <w:del w:author="Roberto Bonelli" w:id="44" w:date="2026-04-15T19:42:13Z">
        <w:r w:rsidDel="00000000" w:rsidR="00000000" w:rsidRPr="00000000">
          <w:rPr>
            <w:rtl w:val="0"/>
            <w:rPrChange w:author="Roberto Bonelli" w:id="45" w:date="2026-04-15T19:42:13Z">
              <w:rPr/>
            </w:rPrChange>
          </w:rPr>
          <w:delText xml:space="preserve">in animal models, leads to accumulation of neurotoxic deoxysphingolipids in the retina</w:delText>
        </w:r>
      </w:del>
      <w:r w:rsidDel="00000000" w:rsidR="00000000" w:rsidRPr="00000000">
        <w:rPr>
          <w:rtl w:val="0"/>
        </w:rPr>
        <w:t xml:space="preserve"> </w:t>
      </w:r>
      <w:hyperlink r:id="rId40">
        <w:r w:rsidDel="00000000" w:rsidR="00000000" w:rsidRPr="00000000">
          <w:rPr>
            <w:b w:val="0"/>
            <w:bCs w:val="0"/>
            <w:color w:val="000000"/>
            <w:u w:val="none"/>
            <w:vertAlign w:val="superscript"/>
            <w:rtl w:val="0"/>
          </w:rPr>
          <w:t xml:space="preserve">16,47</w:t>
        </w:r>
      </w:hyperlink>
      <w:r w:rsidDel="00000000" w:rsidR="00000000" w:rsidRPr="00000000">
        <w:rPr>
          <w:rtl w:val="0"/>
        </w:rPr>
        <w:t xml:space="preserve">.</w:t>
      </w:r>
      <w:del w:author="Roberto Bonelli" w:id="46" w:date="2026-04-15T21:53:47Z">
        <w:r w:rsidDel="00000000" w:rsidR="00000000" w:rsidRPr="00000000">
          <w:rPr>
            <w:rtl w:val="0"/>
          </w:rPr>
          <w:delText xml:space="preserve"> </w:delText>
        </w:r>
      </w:del>
      <w:ins w:author="Roberto Bonelli" w:id="46" w:date="2026-04-15T21:53:47Z">
        <w:r w:rsidDel="00000000" w:rsidR="00000000" w:rsidRPr="00000000">
          <w:rPr>
            <w:rtl w:val="0"/>
          </w:rPr>
          <w:t xml:space="preserve">      </w:t>
        </w:r>
      </w:ins>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t xml:space="preserve">We also found that older patients and those with type 2 diabetes, a known metabolic MacTel </w:t>
      </w:r>
      <w:r w:rsidDel="00000000" w:rsidR="00000000" w:rsidRPr="00000000">
        <w:rPr>
          <w:rtl w:val="0"/>
        </w:rPr>
        <w:t xml:space="preserve">comorbidity</w:t>
      </w:r>
      <w:r w:rsidDel="00000000" w:rsidR="00000000" w:rsidRPr="00000000">
        <w:rPr>
          <w:rtl w:val="0"/>
        </w:rPr>
        <w:t xml:space="preserve"> </w:t>
      </w:r>
      <w:hyperlink r:id="rId41">
        <w:r w:rsidDel="00000000" w:rsidR="00000000" w:rsidRPr="00000000">
          <w:rPr>
            <w:b w:val="0"/>
            <w:bCs w:val="0"/>
            <w:color w:val="000000"/>
            <w:u w:val="none"/>
            <w:vertAlign w:val="superscript"/>
            <w:rtl w:val="0"/>
          </w:rPr>
          <w:t xml:space="preserve">19</w:t>
        </w:r>
      </w:hyperlink>
      <w:r w:rsidDel="00000000" w:rsidR="00000000" w:rsidRPr="00000000">
        <w:rPr>
          <w:rtl w:val="0"/>
        </w:rPr>
        <w:t xml:space="preserve">, were more likely to be classified within the neurodegenerative route. Notably, patients with type 2 diabetes exhibit metabolic dysregulation overlapping with MacTel, including elevated circulating deoxysphingolipids, lower sphingomyelins, and reduced glycine </w:t>
      </w:r>
      <w:hyperlink r:id="rId42">
        <w:r w:rsidDel="00000000" w:rsidR="00000000" w:rsidRPr="00000000">
          <w:rPr>
            <w:b w:val="0"/>
            <w:bCs w:val="0"/>
            <w:color w:val="000000"/>
            <w:u w:val="none"/>
            <w:vertAlign w:val="superscript"/>
            <w:rtl w:val="0"/>
          </w:rPr>
          <w:t xml:space="preserve">48–52</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t xml:space="preserve">Lastly, we identified several SNP-phenotype associations. </w:t>
      </w:r>
      <w:ins w:author="Roberto Bonelli" w:id="47" w:date="2026-04-15T19:43:07Z">
        <w:r w:rsidDel="00000000" w:rsidR="00000000" w:rsidRPr="00000000">
          <w:rPr>
            <w:rtl w:val="0"/>
            <w:rPrChange w:author="Roberto Bonelli" w:id="48" w:date="2026-04-15T19:43:07Z">
              <w:rPr/>
            </w:rPrChange>
          </w:rPr>
          <w:t xml:space="preserve">Some associations were expected, such as rs17421627 with retinal thickness. Others were more intriguing: rs1260326 and rs17279437 were associated with pigment migration and retinal thinning, respectively, and both reside in genes (GCKR, SLC6A20) linked to type 2 diabetes - a known MacTel comorbidity.</w:t>
        </w:r>
      </w:ins>
      <w:del w:author="Roberto Bonelli" w:id="47" w:date="2026-04-15T19:43:07Z">
        <w:r w:rsidDel="00000000" w:rsidR="00000000" w:rsidRPr="00000000">
          <w:rPr>
            <w:rtl w:val="0"/>
            <w:rPrChange w:author="Roberto Bonelli" w:id="48" w:date="2026-04-15T19:43:07Z">
              <w:rPr/>
            </w:rPrChange>
          </w:rPr>
          <w:delText xml:space="preserve">Some were expected (e.g., SNP rs17421627 with retinal thickness), while others were more intriguing, such as SNPs rs1260326 with pigment migration changes or rs17279437 with increased risk of retinal thinning, both of which are located in genes (</w:delText>
        </w:r>
        <w:r w:rsidDel="00000000" w:rsidR="00000000" w:rsidRPr="00000000">
          <w:rPr>
            <w:rtl w:val="0"/>
            <w:rPrChange w:author="Roberto Bonelli" w:id="48" w:date="2026-04-15T19:43:07Z">
              <w:rPr>
                <w:i w:val="1"/>
                <w:iCs w:val="1"/>
              </w:rPr>
            </w:rPrChange>
          </w:rPr>
          <w:delText xml:space="preserve">GCKR</w:delText>
        </w:r>
        <w:r w:rsidDel="00000000" w:rsidR="00000000" w:rsidRPr="00000000">
          <w:rPr>
            <w:rtl w:val="0"/>
            <w:rPrChange w:author="Roberto Bonelli" w:id="48" w:date="2026-04-15T19:43:07Z">
              <w:rPr/>
            </w:rPrChange>
          </w:rPr>
          <w:delText xml:space="preserve">, </w:delText>
        </w:r>
        <w:r w:rsidDel="00000000" w:rsidR="00000000" w:rsidRPr="00000000">
          <w:rPr>
            <w:rtl w:val="0"/>
            <w:rPrChange w:author="Roberto Bonelli" w:id="48" w:date="2026-04-15T19:43:07Z">
              <w:rPr>
                <w:i w:val="1"/>
                <w:iCs w:val="1"/>
              </w:rPr>
            </w:rPrChange>
          </w:rPr>
          <w:delText xml:space="preserve">SCL6A20</w:delText>
        </w:r>
        <w:r w:rsidDel="00000000" w:rsidR="00000000" w:rsidRPr="00000000">
          <w:rPr>
            <w:rtl w:val="0"/>
            <w:rPrChange w:author="Roberto Bonelli" w:id="48" w:date="2026-04-15T19:43:07Z">
              <w:rPr/>
            </w:rPrChange>
          </w:rPr>
          <w:delText xml:space="preserve">) associated with type 2 diabetes (a known MacTel comorbidity)</w:delText>
        </w:r>
        <w:r w:rsidDel="00000000" w:rsidR="00000000" w:rsidRPr="00000000">
          <w:rPr>
            <w:rtl w:val="0"/>
          </w:rPr>
          <w:delText xml:space="preserve">.</w:delText>
        </w:r>
      </w:del>
      <w:r w:rsidDel="00000000" w:rsidR="00000000" w:rsidRPr="00000000">
        <w:rPr>
          <w:rtl w:val="0"/>
        </w:rPr>
        <w:t xml:space="preserve"> We did not find any significant association between MacTel risk loci and MacTel progression. This result is in line with a recent large study highlighting the likelihood that genetic loci involved in disease progression rate are particularly hard to identify and likely differ from those of disease risk </w:t>
      </w:r>
      <w:hyperlink r:id="rId43">
        <w:r w:rsidDel="00000000" w:rsidR="00000000" w:rsidRPr="00000000">
          <w:rPr>
            <w:b w:val="0"/>
            <w:bCs w:val="0"/>
            <w:color w:val="000000"/>
            <w:u w:val="none"/>
            <w:vertAlign w:val="superscript"/>
            <w:rtl w:val="0"/>
          </w:rPr>
          <w:t xml:space="preserve">53</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t xml:space="preserve">To the best of our knowledge, our study is the first of its kind in both framework and specific findings on MacTel disease. We used a large, data-rich MacTel biobank, comprising data from more than 7,000 eyes, which has been previously leveraged for multiple studies</w:t>
      </w:r>
      <w:hyperlink r:id="rId44">
        <w:r w:rsidDel="00000000" w:rsidR="00000000" w:rsidRPr="00000000">
          <w:rPr>
            <w:b w:val="0"/>
            <w:bCs w:val="0"/>
            <w:color w:val="000000"/>
            <w:u w:val="none"/>
            <w:vertAlign w:val="superscript"/>
            <w:rtl w:val="0"/>
          </w:rPr>
          <w:t xml:space="preserve">19</w:t>
        </w:r>
      </w:hyperlink>
      <w:r w:rsidDel="00000000" w:rsidR="00000000" w:rsidRPr="00000000">
        <w:rPr>
          <w:rtl w:val="0"/>
        </w:rPr>
        <w:t xml:space="preserve">. Longitudinal observations in a much smaller subset allowed validation of our results and enabled estimation of longitudinal progression rates and transition times. Our study showcases a robust approach for phenotypic subtyping and clustering beyond simple severity scales or binary feature-based divisions, moving past descriptive classifications to reveal differential progression pathways.</w:t>
      </w:r>
      <w:ins w:author="Roberto Bonelli" w:id="49" w:date="2026-04-15T22:00:03Z">
        <w:r w:rsidDel="00000000" w:rsidR="00000000" w:rsidRPr="00000000">
          <w:rPr>
            <w:rtl w:val="0"/>
          </w:rPr>
          <w:t xml:space="preserve"> </w:t>
        </w:r>
        <w:r w:rsidDel="00000000" w:rsidR="00000000" w:rsidRPr="00000000">
          <w:rPr>
            <w:rtl w:val="0"/>
            <w:rPrChange w:author="Roberto Bonelli" w:id="50" w:date="2026-04-15T22:00:03Z">
              <w:rPr/>
            </w:rPrChange>
          </w:rPr>
          <w:t xml:space="preserve">While pseudotime and trajectory analysis approaches have been used in these clinical data applications </w:t>
        </w:r>
        <w:r w:rsidDel="00000000" w:rsidR="00000000" w:rsidRPr="00000000">
          <w:fldChar w:fldCharType="begin"/>
        </w:r>
        <w:r w:rsidDel="00000000" w:rsidR="00000000" w:rsidRPr="00000000">
          <w:instrText xml:space="preserve">HYPERLINK "https://paperpile.com/c/nbouRz/Qbt7+D2Lg+Neli+7Taa+4EGN+WDlN+4R6r+AARm"</w:instrText>
        </w:r>
        <w:r w:rsidDel="00000000" w:rsidR="00000000" w:rsidRPr="00000000">
          <w:fldChar w:fldCharType="separate"/>
        </w:r>
        <w:r w:rsidDel="00000000" w:rsidR="00000000" w:rsidRPr="00000000">
          <w:rPr>
            <w:vertAlign w:val="superscript"/>
            <w:rtl w:val="0"/>
          </w:rPr>
          <w:t xml:space="preserve">6–8,27–31</w:t>
        </w:r>
        <w:r w:rsidDel="00000000" w:rsidR="00000000" w:rsidRPr="00000000">
          <w:fldChar w:fldCharType="end"/>
        </w:r>
        <w:r w:rsidDel="00000000" w:rsidR="00000000" w:rsidRPr="00000000">
          <w:rPr>
            <w:rtl w:val="0"/>
            <w:rPrChange w:author="Roberto Bonelli" w:id="50" w:date="2026-04-15T22:00:03Z">
              <w:rPr/>
            </w:rPrChange>
          </w:rPr>
          <w:t xml:space="preserve">, no prior framework has chained the full scRNA-seq analytical paradigm to infer bifurcated progression trajectories from predominantly cross-sectional clinical imaging grading data. Additionally, no other study has linked such an inferred trajectory to the disease genetic architecture.</w:t>
        </w:r>
      </w:ins>
      <w:r w:rsidDel="00000000" w:rsidR="00000000" w:rsidRPr="00000000">
        <w:rPr>
          <w:rtl w:val="0"/>
        </w:rPr>
      </w:r>
    </w:p>
    <w:p w:rsidR="00000000" w:rsidDel="00000000" w:rsidP="00000000" w:rsidRDefault="00000000" w:rsidRPr="00000000" w14:paraId="000000CE">
      <w:pPr>
        <w:jc w:val="both"/>
        <w:rPr>
          <w:ins w:author="Roberto Bonelli" w:id="51" w:date="2026-04-15T21:59:11Z"/>
        </w:rPr>
      </w:pPr>
      <w:ins w:author="Roberto Bonelli" w:id="51" w:date="2026-04-15T21:59:11Z">
        <w:r w:rsidDel="00000000" w:rsidR="00000000" w:rsidRPr="00000000">
          <w:rPr>
            <w:rtl w:val="0"/>
          </w:rPr>
        </w:r>
      </w:ins>
    </w:p>
    <w:p w:rsidR="00000000" w:rsidDel="00000000" w:rsidP="00000000" w:rsidRDefault="00000000" w:rsidRPr="00000000" w14:paraId="000000CF">
      <w:pPr>
        <w:jc w:val="both"/>
        <w:rPr>
          <w:ins w:author="Roberto Bonelli" w:id="51" w:date="2026-04-15T21:59:11Z"/>
        </w:rPr>
      </w:pPr>
      <w:ins w:author="Roberto Bonelli" w:id="51" w:date="2026-04-15T21:59:11Z">
        <w:r w:rsidDel="00000000" w:rsidR="00000000" w:rsidRPr="00000000">
          <w:rPr>
            <w:rtl w:val="0"/>
            <w:rPrChange w:author="Roberto Bonelli" w:id="52" w:date="2026-04-15T21:59:11Z">
              <w:rPr/>
            </w:rPrChange>
          </w:rPr>
          <w:t xml:space="preserve">Although</w:t>
        </w:r>
        <w:r w:rsidDel="00000000" w:rsidR="00000000" w:rsidRPr="00000000">
          <w:rPr>
            <w:rtl w:val="0"/>
            <w:rPrChange w:author="Roberto Bonelli" w:id="52" w:date="2026-04-15T21:59:11Z">
              <w:rPr/>
            </w:rPrChange>
          </w:rPr>
          <w:t xml:space="preserve"> it would be unwise to suggest integrating our genetic associations for clinical practice, by elucidating the genetic and biological mechanisms behind progression differentiation, future studies might explore more direct avenues for disease progression prediction. </w:t>
        </w:r>
        <w:r w:rsidDel="00000000" w:rsidR="00000000" w:rsidRPr="00000000">
          <w:rPr>
            <w:rtl w:val="0"/>
          </w:rPr>
        </w:r>
      </w:ins>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jc w:val="both"/>
        <w:rPr/>
      </w:pPr>
      <w:r w:rsidDel="00000000" w:rsidR="00000000" w:rsidRPr="00000000">
        <w:rPr>
          <w:rtl w:val="0"/>
        </w:rPr>
        <w:t xml:space="preserve">Our study has limitations. Firstly, we corrected any sign of disease regression in our dataset since it was deemed clinically unlikely, making our results non-representative of potentially rare healing groups. </w:t>
      </w:r>
      <w:ins w:author="Roberto Bonelli" w:id="53" w:date="2026-04-16T18:32:58Z">
        <w:r w:rsidDel="00000000" w:rsidR="00000000" w:rsidRPr="00000000">
          <w:rPr>
            <w:rtl w:val="0"/>
          </w:rPr>
          <w:t xml:space="preserve">Our cohort might </w:t>
        </w:r>
        <w:r w:rsidDel="00000000" w:rsidR="00000000" w:rsidRPr="00000000">
          <w:rPr>
            <w:rtl w:val="0"/>
            <w:rPrChange w:author="Roberto Bonelli" w:id="54" w:date="2026-04-16T18:32:58Z">
              <w:rPr/>
            </w:rPrChange>
          </w:rPr>
          <w:t xml:space="preserve">suffer</w:t>
        </w:r>
        <w:r w:rsidDel="00000000" w:rsidR="00000000" w:rsidRPr="00000000">
          <w:rPr>
            <w:rtl w:val="0"/>
          </w:rPr>
          <w:t xml:space="preserve"> from selection bias as patients were collected at specific </w:t>
        </w:r>
        <w:r w:rsidDel="00000000" w:rsidR="00000000" w:rsidRPr="00000000">
          <w:rPr>
            <w:rtl w:val="0"/>
            <w:rPrChange w:author="Roberto Bonelli" w:id="54" w:date="2026-04-16T18:32:58Z">
              <w:rPr/>
            </w:rPrChange>
          </w:rPr>
          <w:t xml:space="preserve">locations</w:t>
        </w:r>
        <w:r w:rsidDel="00000000" w:rsidR="00000000" w:rsidRPr="00000000">
          <w:rPr>
            <w:rtl w:val="0"/>
          </w:rPr>
          <w:t xml:space="preserve"> throughout Europe, the </w:t>
        </w:r>
        <w:r w:rsidDel="00000000" w:rsidR="00000000" w:rsidRPr="00000000">
          <w:rPr>
            <w:rtl w:val="0"/>
            <w:rPrChange w:author="Roberto Bonelli" w:id="54" w:date="2026-04-16T18:32:58Z">
              <w:rPr/>
            </w:rPrChange>
          </w:rPr>
          <w:t xml:space="preserve">United</w:t>
        </w:r>
        <w:r w:rsidDel="00000000" w:rsidR="00000000" w:rsidRPr="00000000">
          <w:rPr>
            <w:rtl w:val="0"/>
          </w:rPr>
          <w:t xml:space="preserve"> States, and Australia, making our study not representative of the wider global MacTel population. </w:t>
        </w:r>
      </w:ins>
      <w:r w:rsidDel="00000000" w:rsidR="00000000" w:rsidRPr="00000000">
        <w:rPr>
          <w:rtl w:val="0"/>
        </w:rPr>
        <w:t xml:space="preserve">This is the only MacTel dataset that exists at this level of clinical resolution, rendering true independent validation impossible. </w:t>
      </w:r>
      <w:del w:author="Roberto Bonelli" w:id="55" w:date="2026-04-15T19:44:32Z">
        <w:r w:rsidDel="00000000" w:rsidR="00000000" w:rsidRPr="00000000">
          <w:rPr>
            <w:rtl w:val="0"/>
          </w:rPr>
          <w:delText xml:space="preserve">Some p</w:delText>
        </w:r>
      </w:del>
      <w:ins w:author="Roberto Bonelli" w:id="55" w:date="2026-04-15T19:44:32Z">
        <w:r w:rsidDel="00000000" w:rsidR="00000000" w:rsidRPr="00000000">
          <w:rPr>
            <w:rtl w:val="0"/>
          </w:rPr>
          <w:t xml:space="preserve">P</w:t>
        </w:r>
      </w:ins>
      <w:r w:rsidDel="00000000" w:rsidR="00000000" w:rsidRPr="00000000">
        <w:rPr>
          <w:rtl w:val="0"/>
        </w:rPr>
        <w:t xml:space="preserve">ublicly available eye-imaging biobanks (e.g., UK Biobank) lack both MacTel diagnoses and the specific imaging required for our grading, such as fundus fluorescein angiography or </w:t>
      </w:r>
      <w:r w:rsidDel="00000000" w:rsidR="00000000" w:rsidRPr="00000000">
        <w:rPr>
          <w:rtl w:val="0"/>
        </w:rPr>
        <w:t xml:space="preserve">fundus autofluorescence imaging</w:t>
      </w:r>
      <w:r w:rsidDel="00000000" w:rsidR="00000000" w:rsidRPr="00000000">
        <w:rPr>
          <w:rtl w:val="0"/>
        </w:rPr>
        <w:t xml:space="preserve">. We mitigated this by performing multiple robustness analyses on the available data. Another constraint is the limited available longitudinal data. </w:t>
      </w:r>
      <w:ins w:author="Roberto Bonelli" w:id="56" w:date="2026-04-15T19:44:55Z">
        <w:r w:rsidDel="00000000" w:rsidR="00000000" w:rsidRPr="00000000">
          <w:rPr>
            <w:rtl w:val="0"/>
            <w:rPrChange w:author="Roberto Bonelli" w:id="57" w:date="2026-04-15T19:44:55Z">
              <w:rPr/>
            </w:rPrChange>
          </w:rPr>
          <w:t xml:space="preserve">Our clusters show some overlap; therefore, individual eye classifications should be regarded as exploratory. They are not intended for direct clinical implementation.</w:t>
        </w:r>
      </w:ins>
      <w:del w:author="Roberto Bonelli" w:id="56" w:date="2026-04-15T19:44:55Z">
        <w:r w:rsidDel="00000000" w:rsidR="00000000" w:rsidRPr="00000000">
          <w:rPr>
            <w:rtl w:val="0"/>
            <w:rPrChange w:author="Roberto Bonelli" w:id="57" w:date="2026-04-15T19:44:55Z">
              <w:rPr/>
            </w:rPrChange>
          </w:rPr>
          <w:delText xml:space="preserve">Our clusters seem to overlap with each other, and hence classification of every eye in each of them should be considered as an analytical exploration, </w:delText>
        </w:r>
        <w:r w:rsidDel="00000000" w:rsidR="00000000" w:rsidRPr="00000000">
          <w:rPr>
            <w:rtl w:val="0"/>
            <w:rPrChange w:author="Roberto Bonelli" w:id="57" w:date="2026-04-15T19:44:55Z">
              <w:rPr/>
            </w:rPrChange>
          </w:rPr>
          <w:delText xml:space="preserve">making such classification neither suitable nor intended for direct clinical implementation</w:delText>
        </w:r>
      </w:del>
      <w:r w:rsidDel="00000000" w:rsidR="00000000" w:rsidRPr="00000000">
        <w:rPr>
          <w:rtl w:val="0"/>
        </w:rPr>
        <w:t xml:space="preserve">. Additionally, our longitudinal data includes eyes that transitioned between nonadjacent and non-connected clusters. Accordingly, our results should be viewed as a guide for further research for clinical application rather than a diagnostic ruleset.</w:t>
      </w:r>
      <w:ins w:author="Roberto Bonelli" w:id="58" w:date="2026-04-15T20:56:22Z">
        <w:r w:rsidDel="00000000" w:rsidR="00000000" w:rsidRPr="00000000">
          <w:rPr>
            <w:rtl w:val="0"/>
          </w:rPr>
          <w:t xml:space="preserve"> Lastly, controlling for more external factors, such as diabetes management or severity, as well as behavioural and environmental factors, could improve our understanding of disease </w:t>
        </w:r>
        <w:r w:rsidDel="00000000" w:rsidR="00000000" w:rsidRPr="00000000">
          <w:rPr>
            <w:rtl w:val="0"/>
            <w:rPrChange w:author="Roberto Bonelli" w:id="59" w:date="2026-04-15T20:56:22Z">
              <w:rPr/>
            </w:rPrChange>
          </w:rPr>
          <w:t xml:space="preserve">variability</w:t>
        </w:r>
        <w:r w:rsidDel="00000000" w:rsidR="00000000" w:rsidRPr="00000000">
          <w:rPr>
            <w:rtl w:val="0"/>
          </w:rPr>
          <w:t xml:space="preserve"> and progression. As these were not available in </w:t>
        </w:r>
        <w:r w:rsidDel="00000000" w:rsidR="00000000" w:rsidRPr="00000000">
          <w:rPr>
            <w:rtl w:val="0"/>
            <w:rPrChange w:author="Roberto Bonelli" w:id="59" w:date="2026-04-15T20:56:22Z">
              <w:rPr/>
            </w:rPrChange>
          </w:rPr>
          <w:t xml:space="preserve">our</w:t>
        </w:r>
        <w:r w:rsidDel="00000000" w:rsidR="00000000" w:rsidRPr="00000000">
          <w:rPr>
            <w:rtl w:val="0"/>
          </w:rPr>
          <w:t xml:space="preserve"> study,</w:t>
        </w:r>
        <w:r w:rsidDel="00000000" w:rsidR="00000000" w:rsidRPr="00000000">
          <w:rPr>
            <w:rtl w:val="0"/>
            <w:rPrChange w:author="Roberto Bonelli" w:id="59" w:date="2026-04-15T20:56:22Z">
              <w:rPr/>
            </w:rPrChange>
          </w:rPr>
          <w:t xml:space="preserve"> further</w:t>
        </w:r>
        <w:r w:rsidDel="00000000" w:rsidR="00000000" w:rsidRPr="00000000">
          <w:rPr>
            <w:rtl w:val="0"/>
          </w:rPr>
          <w:t xml:space="preserve"> research is </w:t>
        </w:r>
        <w:r w:rsidDel="00000000" w:rsidR="00000000" w:rsidRPr="00000000">
          <w:rPr>
            <w:rtl w:val="0"/>
            <w:rPrChange w:author="Roberto Bonelli" w:id="59" w:date="2026-04-15T20:56:22Z">
              <w:rPr/>
            </w:rPrChange>
          </w:rPr>
          <w:t xml:space="preserve">warranted</w:t>
        </w:r>
        <w:r w:rsidDel="00000000" w:rsidR="00000000" w:rsidRPr="00000000">
          <w:rPr>
            <w:rtl w:val="0"/>
          </w:rPr>
          <w:t xml:space="preserve"> to explore these aspects. </w:t>
        </w:r>
      </w:ins>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t xml:space="preserve">Our work serves as a foundational framework for the analysis of disease progression from cross-sectional data. Disease progression analysis has been identified as a key challenge for complex </w:t>
      </w:r>
      <w:r w:rsidDel="00000000" w:rsidR="00000000" w:rsidRPr="00000000">
        <w:rPr>
          <w:rtl w:val="0"/>
        </w:rPr>
        <w:t xml:space="preserve">diseases</w:t>
      </w:r>
      <w:r w:rsidDel="00000000" w:rsidR="00000000" w:rsidRPr="00000000">
        <w:rPr>
          <w:rtl w:val="0"/>
        </w:rPr>
        <w:t xml:space="preserve"> </w:t>
      </w:r>
      <w:hyperlink r:id="rId45">
        <w:r w:rsidDel="00000000" w:rsidR="00000000" w:rsidRPr="00000000">
          <w:rPr>
            <w:b w:val="0"/>
            <w:bCs w:val="0"/>
            <w:color w:val="000000"/>
            <w:u w:val="none"/>
            <w:vertAlign w:val="superscript"/>
            <w:rtl w:val="0"/>
          </w:rPr>
          <w:t xml:space="preserve">53</w:t>
        </w:r>
      </w:hyperlink>
      <w:r w:rsidDel="00000000" w:rsidR="00000000" w:rsidRPr="00000000">
        <w:rPr>
          <w:rtl w:val="0"/>
        </w:rPr>
        <w:t xml:space="preserve">, currently prevented due to the lack of available, and costly, longitudinal datasets. This approach is generalizable to other disorders where large, cross-sectional, detailed clinical information is available. </w:t>
      </w:r>
      <w:ins w:author="Roberto Bonelli" w:id="60" w:date="2026-04-15T19:45:24Z">
        <w:r w:rsidDel="00000000" w:rsidR="00000000" w:rsidRPr="00000000">
          <w:rPr>
            <w:rtl w:val="0"/>
            <w:rPrChange w:author="Roberto Bonelli" w:id="61" w:date="2026-04-15T19:45:24Z">
              <w:rPr/>
            </w:rPrChange>
          </w:rPr>
          <w:t xml:space="preserve">Future work might apply this framework to diseases with established differential progression routes, such as AMD, to extend and refine existing subtype definitions.</w:t>
        </w:r>
      </w:ins>
      <w:del w:author="Roberto Bonelli" w:id="60" w:date="2026-04-15T19:45:24Z">
        <w:r w:rsidDel="00000000" w:rsidR="00000000" w:rsidRPr="00000000">
          <w:rPr>
            <w:rtl w:val="0"/>
            <w:rPrChange w:author="Roberto Bonelli" w:id="61" w:date="2026-04-15T19:45:24Z">
              <w:rPr/>
            </w:rPrChange>
          </w:rPr>
          <w:delText xml:space="preserve">Future research might focus on diseases with known differential progression routes (such as AMD) and use this framework to potentially extend them, evaluating different subtypes of diseases and their progression patterns</w:delText>
        </w:r>
      </w:del>
      <w:r w:rsidDel="00000000" w:rsidR="00000000" w:rsidRPr="00000000">
        <w:rPr>
          <w:rtl w:val="0"/>
        </w:rPr>
        <w:t xml:space="preserve">. Further studies are needed to translate our results into clinical practice for both prognosis and disease management. Recently, a therapeutic intervention using encapsulated cell therapy to release CNTF directly into the eye of MacTel patients has been approved </w:t>
      </w:r>
      <w:hyperlink r:id="rId46">
        <w:r w:rsidDel="00000000" w:rsidR="00000000" w:rsidRPr="00000000">
          <w:rPr>
            <w:b w:val="0"/>
            <w:bCs w:val="0"/>
            <w:color w:val="000000"/>
            <w:u w:val="none"/>
            <w:vertAlign w:val="superscript"/>
            <w:rtl w:val="0"/>
          </w:rPr>
          <w:t xml:space="preserve">54</w:t>
        </w:r>
      </w:hyperlink>
      <w:r w:rsidDel="00000000" w:rsidR="00000000" w:rsidRPr="00000000">
        <w:rPr>
          <w:rtl w:val="0"/>
        </w:rPr>
        <w:t xml:space="preserve">. Future research might assess the efficacy of such treatments across both progression routes. Pathobiological research is also needed; additional ‘omics and molecular studies could uncover the molecular drivers of this disease and its progression stratification.</w:t>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jc w:val="both"/>
        <w:rPr>
          <w:b w:val="1"/>
          <w:bCs w:val="1"/>
        </w:rPr>
      </w:pPr>
      <w:r w:rsidDel="00000000" w:rsidR="00000000" w:rsidRPr="00000000">
        <w:rPr>
          <w:b w:val="1"/>
          <w:bCs w:val="1"/>
          <w:rtl w:val="0"/>
        </w:rPr>
        <w:t xml:space="preserve">Acknowledgements</w:t>
      </w: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t xml:space="preserve">We thank the volunteers who participated in this study. We thank all the clinical graders who diligently collected the phenotypic data from patients' images. A list of contributing clinical sites is available in </w:t>
      </w:r>
      <w:r w:rsidDel="00000000" w:rsidR="00000000" w:rsidRPr="00000000">
        <w:rPr>
          <w:b w:val="1"/>
          <w:bCs w:val="1"/>
          <w:rtl w:val="0"/>
        </w:rPr>
        <w:t xml:space="preserve">Supplementary Table 12</w:t>
      </w:r>
      <w:r w:rsidDel="00000000" w:rsidR="00000000" w:rsidRPr="00000000">
        <w:rPr>
          <w:rtl w:val="0"/>
        </w:rPr>
        <w:t xml:space="preserve">. We are grateful to Marin Gantner and Kevin Eade for their helpful discussion. Support for this study came from the Lowy Medical Research Institute.</w:t>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jc w:val="both"/>
        <w:rPr>
          <w:b w:val="1"/>
          <w:bCs w:val="1"/>
        </w:rPr>
      </w:pPr>
      <w:r w:rsidDel="00000000" w:rsidR="00000000" w:rsidRPr="00000000">
        <w:rPr>
          <w:b w:val="1"/>
          <w:bCs w:val="1"/>
          <w:rtl w:val="0"/>
        </w:rPr>
        <w:t xml:space="preserve">Funding</w:t>
      </w:r>
    </w:p>
    <w:p w:rsidR="00000000" w:rsidDel="00000000" w:rsidP="00000000" w:rsidRDefault="00000000" w:rsidRPr="00000000" w14:paraId="000000D9">
      <w:pPr>
        <w:jc w:val="both"/>
        <w:rPr/>
      </w:pPr>
      <w:r w:rsidDel="00000000" w:rsidR="00000000" w:rsidRPr="00000000">
        <w:rPr>
          <w:rtl w:val="0"/>
        </w:rPr>
        <w:t xml:space="preserve">M.B. is supported by an Investigator grant from the National Health and Medical Research Council (APP1195236). This work was also supported by the Victorian 5</w:t>
      </w:r>
    </w:p>
    <w:p w:rsidR="00000000" w:rsidDel="00000000" w:rsidP="00000000" w:rsidRDefault="00000000" w:rsidRPr="00000000" w14:paraId="000000DA">
      <w:pPr>
        <w:jc w:val="both"/>
        <w:rPr/>
      </w:pPr>
      <w:r w:rsidDel="00000000" w:rsidR="00000000" w:rsidRPr="00000000">
        <w:rPr>
          <w:rtl w:val="0"/>
        </w:rPr>
        <w:t xml:space="preserve">Government’s Operational Infrastructure Support Program and the National Health and Medical Research Council Independent Research Institute Infrastructure Support Scheme (IRIISS).</w:t>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jc w:val="both"/>
        <w:rPr>
          <w:b w:val="1"/>
          <w:bCs w:val="1"/>
        </w:rPr>
      </w:pPr>
      <w:r w:rsidDel="00000000" w:rsidR="00000000" w:rsidRPr="00000000">
        <w:rPr>
          <w:b w:val="1"/>
          <w:bCs w:val="1"/>
          <w:rtl w:val="0"/>
        </w:rPr>
        <w:t xml:space="preserve">Author contributions</w:t>
      </w:r>
    </w:p>
    <w:p w:rsidR="00000000" w:rsidDel="00000000" w:rsidP="00000000" w:rsidRDefault="00000000" w:rsidRPr="00000000" w14:paraId="000000DD">
      <w:pPr>
        <w:jc w:val="both"/>
        <w:rPr/>
      </w:pPr>
      <w:r w:rsidDel="00000000" w:rsidR="00000000" w:rsidRPr="00000000">
        <w:rPr>
          <w:rtl w:val="0"/>
        </w:rPr>
        <w:t xml:space="preserve">C.A. performed the data analyses and wrote the manuscript. R.B. conceived and supervised the study and wrote the manuscript. S.T. provided clinical understanding of the findings. </w:t>
      </w:r>
      <w:r w:rsidDel="00000000" w:rsidR="00000000" w:rsidRPr="00000000">
        <w:rPr>
          <w:rtl w:val="0"/>
        </w:rPr>
        <w:t xml:space="preserve">L.Sco. </w:t>
      </w:r>
      <w:r w:rsidDel="00000000" w:rsidR="00000000" w:rsidRPr="00000000">
        <w:rPr>
          <w:rtl w:val="0"/>
        </w:rPr>
        <w:t xml:space="preserve">and M.B. cleaned and provided the genetic data, I.L., F.S., C.E., and T.P. clinically graded the images. L.Sch. and M.F. provided access to the phenotypic data and facilitated the study. All authors contributed to the writing and final approval of the manuscript.</w:t>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jc w:val="both"/>
        <w:rPr>
          <w:b w:val="1"/>
          <w:bCs w:val="1"/>
        </w:rPr>
      </w:pPr>
      <w:r w:rsidDel="00000000" w:rsidR="00000000" w:rsidRPr="00000000">
        <w:rPr>
          <w:b w:val="1"/>
          <w:bCs w:val="1"/>
          <w:rtl w:val="0"/>
        </w:rPr>
        <w:t xml:space="preserve">Competing interests</w:t>
      </w:r>
    </w:p>
    <w:p w:rsidR="00000000" w:rsidDel="00000000" w:rsidP="00000000" w:rsidRDefault="00000000" w:rsidRPr="00000000" w14:paraId="000000E0">
      <w:pPr>
        <w:jc w:val="both"/>
        <w:rPr/>
      </w:pPr>
      <w:r w:rsidDel="00000000" w:rsidR="00000000" w:rsidRPr="00000000">
        <w:rPr>
          <w:rtl w:val="0"/>
        </w:rPr>
        <w:t xml:space="preserve">The authors declare no competing interests.</w:t>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b w:val="1"/>
          <w:bCs w:val="1"/>
        </w:rPr>
      </w:pPr>
      <w:r w:rsidDel="00000000" w:rsidR="00000000" w:rsidRPr="00000000">
        <w:rPr>
          <w:b w:val="1"/>
          <w:bCs w:val="1"/>
          <w:rtl w:val="0"/>
        </w:rPr>
        <w:t xml:space="preserve">Ethics approval and consent to participate. </w:t>
      </w:r>
    </w:p>
    <w:p w:rsidR="00000000" w:rsidDel="00000000" w:rsidP="00000000" w:rsidRDefault="00000000" w:rsidRPr="00000000" w14:paraId="000000E3">
      <w:pPr>
        <w:jc w:val="both"/>
        <w:rPr/>
      </w:pPr>
      <w:ins w:author="Roberto Bonelli" w:id="62" w:date="2026-04-15T19:37:52Z">
        <w:r w:rsidDel="00000000" w:rsidR="00000000" w:rsidRPr="00000000">
          <w:rPr>
            <w:rtl w:val="0"/>
            <w:rPrChange w:author="Roberto Bonelli" w:id="63" w:date="2026-04-15T19:37:52Z">
              <w:rPr>
                <w:b w:val="1"/>
                <w:bCs w:val="1"/>
              </w:rPr>
            </w:rPrChange>
          </w:rPr>
          <w:t xml:space="preserve">The study complied with the ICH E6 Good Clinical Practice guidelines and applicable U.S. regulatory requirements, including 45 CFR 46 and 21 CFR Part 56</w:t>
        </w:r>
      </w:ins>
      <w:del w:author="Roberto Bonelli" w:id="62" w:date="2026-04-15T19:37:52Z">
        <w:r w:rsidDel="00000000" w:rsidR="00000000" w:rsidRPr="00000000">
          <w:rPr>
            <w:rtl w:val="0"/>
            <w:rPrChange w:author="Roberto Bonelli" w:id="63" w:date="2026-04-15T19:37:52Z">
              <w:rPr/>
            </w:rPrChange>
          </w:rPr>
          <w:delText xml:space="preserve">The study was conducted in compliance with the study protocol, the International Council for Harmonisation (ICH) E6 Good Clinical Practice (GCP) guidelines, and applicable U.S. regulatory requirements, including 45 CFR 46 (Protection of Human Subjects) and 21 CFR Part 56 (Institutional Review Boards)</w:delText>
        </w:r>
      </w:del>
      <w:r w:rsidDel="00000000" w:rsidR="00000000" w:rsidRPr="00000000">
        <w:rPr>
          <w:rtl w:val="0"/>
        </w:rPr>
        <w:t xml:space="preserve">. The study protocol was approved by Sterling, a central Institutional Review Board (IRB), and by site-specific institutional review boards, as applicable. Written informed consent was obtained from all participants prior to enrollment. The Emmes Corporation (Rockville, MD, USA) served as the coordinating center for the study.</w:t>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both"/>
        <w:rPr>
          <w:b w:val="1"/>
          <w:bCs w:val="1"/>
        </w:rPr>
      </w:pPr>
      <w:r w:rsidDel="00000000" w:rsidR="00000000" w:rsidRPr="00000000">
        <w:rPr>
          <w:b w:val="1"/>
          <w:bCs w:val="1"/>
          <w:rtl w:val="0"/>
        </w:rPr>
        <w:t xml:space="preserve">Data availability</w:t>
      </w:r>
    </w:p>
    <w:p w:rsidR="00000000" w:rsidDel="00000000" w:rsidP="00000000" w:rsidRDefault="00000000" w:rsidRPr="00000000" w14:paraId="000000E7">
      <w:pPr>
        <w:jc w:val="both"/>
        <w:rPr/>
      </w:pPr>
      <w:r w:rsidDel="00000000" w:rsidR="00000000" w:rsidRPr="00000000">
        <w:rPr>
          <w:rtl w:val="0"/>
        </w:rPr>
        <w:t xml:space="preserve">Summary statistics not provided in this manuscript are available upon request.</w:t>
      </w:r>
      <w:ins w:author="Roberto Bonelli" w:id="64" w:date="2026-04-16T22:13:34Z">
        <w:r w:rsidDel="00000000" w:rsidR="00000000" w:rsidRPr="00000000">
          <w:rPr>
            <w:rtl w:val="0"/>
          </w:rPr>
          <w:t xml:space="preserve"> The main analysis scripts are available on GitHub at </w:t>
        </w:r>
        <w:r w:rsidDel="00000000" w:rsidR="00000000" w:rsidRPr="00000000">
          <w:rPr>
            <w:b w:val="1"/>
            <w:bCs w:val="1"/>
            <w:rtl w:val="0"/>
            <w:rPrChange w:author="Roberto Bonelli" w:id="65" w:date="2026-04-16T22:13:34Z">
              <w:rPr/>
            </w:rPrChange>
          </w:rPr>
          <w:t xml:space="preserve">XXX</w:t>
        </w:r>
        <w:r w:rsidDel="00000000" w:rsidR="00000000" w:rsidRPr="00000000">
          <w:rPr>
            <w:rtl w:val="0"/>
          </w:rPr>
          <w:t xml:space="preserve">.</w:t>
        </w:r>
      </w:ins>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b w:val="1"/>
          <w:bCs w:val="1"/>
        </w:rPr>
      </w:pPr>
      <w:r w:rsidDel="00000000" w:rsidR="00000000" w:rsidRPr="00000000">
        <w:rPr>
          <w:b w:val="1"/>
          <w:bCs w:val="1"/>
          <w:rtl w:val="0"/>
        </w:rPr>
        <w:t xml:space="preserve">Use of AI</w:t>
      </w:r>
    </w:p>
    <w:p w:rsidR="00000000" w:rsidDel="00000000" w:rsidP="00000000" w:rsidRDefault="00000000" w:rsidRPr="00000000" w14:paraId="000000EA">
      <w:pPr>
        <w:jc w:val="both"/>
        <w:rPr/>
      </w:pPr>
      <w:r w:rsidDel="00000000" w:rsidR="00000000" w:rsidRPr="00000000">
        <w:rPr>
          <w:rtl w:val="0"/>
        </w:rPr>
        <w:t xml:space="preserve">Artificial intelligence was used to improve the clarity of sentences across the manuscript. The content of the manuscript adheres strictly to the original writing of the authors and has been extensively checked.</w:t>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shd w:fill="ffffff" w:val="clear"/>
        <w:jc w:val="both"/>
        <w:rPr>
          <w:b w:val="1"/>
          <w:bCs w:val="1"/>
        </w:rPr>
      </w:pPr>
      <w:r w:rsidDel="00000000" w:rsidR="00000000" w:rsidRPr="00000000">
        <w:rPr>
          <w:b w:val="1"/>
          <w:bCs w:val="1"/>
          <w:color w:val="333333"/>
          <w:sz w:val="26"/>
          <w:szCs w:val="26"/>
          <w:rtl w:val="0"/>
        </w:rPr>
        <w:t xml:space="preserve">Figures:</w:t>
      </w:r>
      <w:r w:rsidDel="00000000" w:rsidR="00000000" w:rsidRPr="00000000">
        <w:rPr>
          <w:rtl w:val="0"/>
        </w:rPr>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drawing>
          <wp:inline distB="114300" distT="114300" distL="114300" distR="114300">
            <wp:extent cx="5734050" cy="5701489"/>
            <wp:effectExtent b="0" l="0" r="0" t="0"/>
            <wp:docPr id="1" name="image2.png"/>
            <a:graphic>
              <a:graphicData uri="http://schemas.openxmlformats.org/drawingml/2006/picture">
                <pic:pic>
                  <pic:nvPicPr>
                    <pic:cNvPr id="0" name="image2.png"/>
                    <pic:cNvPicPr preferRelativeResize="0"/>
                  </pic:nvPicPr>
                  <pic:blipFill>
                    <a:blip r:embed="rId47"/>
                    <a:srcRect b="21622" l="0" r="0" t="8040"/>
                    <a:stretch>
                      <a:fillRect/>
                    </a:stretch>
                  </pic:blipFill>
                  <pic:spPr>
                    <a:xfrm>
                      <a:off x="0" y="0"/>
                      <a:ext cx="5734050" cy="5701489"/>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pPr>
      <w:r w:rsidDel="00000000" w:rsidR="00000000" w:rsidRPr="00000000">
        <w:rPr>
          <w:b w:val="1"/>
          <w:bCs w:val="1"/>
          <w:rtl w:val="0"/>
        </w:rPr>
        <w:t xml:space="preserve">Figure 1: </w:t>
      </w:r>
      <w:r w:rsidDel="00000000" w:rsidR="00000000" w:rsidRPr="00000000">
        <w:rPr>
          <w:rtl w:val="0"/>
        </w:rPr>
        <w:t xml:space="preserve">Study analyses pipelines and questions. In this figure, each method is boxed and connected. Groups of methods are also framed by dashed boxes. A different set of questions is then investigated from the resulting </w:t>
      </w:r>
      <w:r w:rsidDel="00000000" w:rsidR="00000000" w:rsidRPr="00000000">
        <w:rPr>
          <w:rtl w:val="0"/>
        </w:rPr>
        <w:t xml:space="preserve">data</w:t>
      </w:r>
      <w:r w:rsidDel="00000000" w:rsidR="00000000" w:rsidRPr="00000000">
        <w:rPr>
          <w:rtl w:val="0"/>
        </w:rPr>
        <w:t xml:space="preserve">.</w:t>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drawing>
          <wp:inline distB="114300" distT="114300" distL="114300" distR="114300">
            <wp:extent cx="5731200" cy="4775200"/>
            <wp:effectExtent b="0" l="0" r="0" t="0"/>
            <wp:docPr id="3" name="image3.png"/>
            <a:graphic>
              <a:graphicData uri="http://schemas.openxmlformats.org/drawingml/2006/picture">
                <pic:pic>
                  <pic:nvPicPr>
                    <pic:cNvPr id="0" name="image3.png"/>
                    <pic:cNvPicPr preferRelativeResize="0"/>
                  </pic:nvPicPr>
                  <pic:blipFill>
                    <a:blip r:embed="rId48"/>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jc w:val="both"/>
        <w:rPr/>
      </w:pPr>
      <w:r w:rsidDel="00000000" w:rsidR="00000000" w:rsidRPr="00000000">
        <w:rPr>
          <w:b w:val="1"/>
          <w:bCs w:val="1"/>
          <w:rtl w:val="0"/>
        </w:rPr>
        <w:t xml:space="preserve">Figure 2: </w:t>
      </w:r>
      <w:r w:rsidDel="00000000" w:rsidR="00000000" w:rsidRPr="00000000">
        <w:rPr>
          <w:rtl w:val="0"/>
        </w:rPr>
        <w:t xml:space="preserve">PCA plot (A, C) and TSNE plots (B, D) for all observed eye visits in the study. MST plots are also presented alongside cluster nodes. Colors or the points represent clustering results (A, B) or </w:t>
      </w:r>
      <w:ins w:author="Roberto Bonelli" w:id="31" w:date="2026-04-15T17:32:24Z">
        <w:r w:rsidDel="00000000" w:rsidR="00000000" w:rsidRPr="00000000">
          <w:rPr>
            <w:rtl w:val="0"/>
            <w:rPrChange w:author="Roberto Bonelli" w:id="32" w:date="2026-04-15T17:32:24Z">
              <w:rPr/>
            </w:rPrChange>
          </w:rPr>
          <w:t xml:space="preserve">pseudoprogression</w:t>
        </w:r>
      </w:ins>
      <w:del w:author="Roberto Bonelli" w:id="31" w:date="2026-04-15T17:32:24Z">
        <w:r w:rsidDel="00000000" w:rsidR="00000000" w:rsidRPr="00000000">
          <w:rPr>
            <w:rtl w:val="0"/>
            <w:rPrChange w:author="Roberto Bonelli" w:id="32" w:date="2026-04-15T17:32:24Z">
              <w:rPr/>
            </w:rPrChange>
          </w:rPr>
          <w:delText xml:space="preserve">pseudo-progression</w:delText>
        </w:r>
      </w:del>
      <w:r w:rsidDel="00000000" w:rsidR="00000000" w:rsidRPr="00000000">
        <w:rPr>
          <w:rtl w:val="0"/>
        </w:rPr>
        <w:t xml:space="preserve"> scores (C, D).</w:t>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both"/>
        <w:rPr/>
      </w:pPr>
      <w:r w:rsidDel="00000000" w:rsidR="00000000" w:rsidRPr="00000000">
        <w:rPr/>
        <w:drawing>
          <wp:inline distB="114300" distT="114300" distL="114300" distR="114300">
            <wp:extent cx="5734050" cy="9181971"/>
            <wp:effectExtent b="0" l="0" r="0" t="0"/>
            <wp:docPr id="2" name="image4.png"/>
            <a:graphic>
              <a:graphicData uri="http://schemas.openxmlformats.org/drawingml/2006/picture">
                <pic:pic>
                  <pic:nvPicPr>
                    <pic:cNvPr id="0" name="image4.png"/>
                    <pic:cNvPicPr preferRelativeResize="0"/>
                  </pic:nvPicPr>
                  <pic:blipFill>
                    <a:blip r:embed="rId49"/>
                    <a:srcRect b="6225" l="0" r="0" t="0"/>
                    <a:stretch>
                      <a:fillRect/>
                    </a:stretch>
                  </pic:blipFill>
                  <pic:spPr>
                    <a:xfrm>
                      <a:off x="0" y="0"/>
                      <a:ext cx="5734050" cy="9181971"/>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jc w:val="both"/>
        <w:rPr/>
      </w:pPr>
      <w:r w:rsidDel="00000000" w:rsidR="00000000" w:rsidRPr="00000000">
        <w:rPr>
          <w:b w:val="1"/>
          <w:bCs w:val="1"/>
          <w:rtl w:val="0"/>
        </w:rPr>
        <w:t xml:space="preserve">Figure 3: </w:t>
      </w:r>
      <w:r w:rsidDel="00000000" w:rsidR="00000000" w:rsidRPr="00000000">
        <w:rPr>
          <w:rtl w:val="0"/>
        </w:rPr>
        <w:t xml:space="preserve">Heatmap of regression results of genetic impact on phenotype. Each row represents a phenotype. Each column is a SNP. </w:t>
      </w:r>
      <w:r w:rsidDel="00000000" w:rsidR="00000000" w:rsidRPr="00000000">
        <w:rPr>
          <w:rtl w:val="0"/>
        </w:rPr>
        <w:t xml:space="preserve">Entries</w:t>
      </w:r>
      <w:r w:rsidDel="00000000" w:rsidR="00000000" w:rsidRPr="00000000">
        <w:rPr>
          <w:rtl w:val="0"/>
        </w:rPr>
        <w:t xml:space="preserve"> represent the effect size of each SNP on each phenotype. A star system is used to represent significance </w:t>
      </w:r>
      <w:r w:rsidDel="00000000" w:rsidR="00000000" w:rsidRPr="00000000">
        <w:rPr>
          <w:rtl w:val="0"/>
        </w:rPr>
        <w:t xml:space="preserve">(* p-value &lt;0.05, ** q-value &lt; 0.05, *** q-value &lt; 0.01)</w:t>
      </w:r>
      <w:r w:rsidDel="00000000" w:rsidR="00000000" w:rsidRPr="00000000">
        <w:rPr>
          <w:rtl w:val="0"/>
        </w:rPr>
        <w:t xml:space="preserve">. </w:t>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shd w:fill="ffffff" w:val="clear"/>
        <w:jc w:val="both"/>
        <w:rPr/>
      </w:pPr>
      <w:r w:rsidDel="00000000" w:rsidR="00000000" w:rsidRPr="00000000">
        <w:rPr>
          <w:b w:val="1"/>
          <w:bCs w:val="1"/>
          <w:color w:val="333333"/>
          <w:sz w:val="26"/>
          <w:szCs w:val="26"/>
          <w:rtl w:val="0"/>
        </w:rPr>
        <w:t xml:space="preserve">References</w:t>
      </w: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w:t>
        <w:tab/>
      </w:r>
      <w:hyperlink r:id="rId50">
        <w:r w:rsidDel="00000000" w:rsidR="00000000" w:rsidRPr="00000000">
          <w:rPr>
            <w:b w:val="0"/>
            <w:bCs w:val="0"/>
            <w:i w:val="0"/>
            <w:iCs w:val="0"/>
            <w:color w:val="000000"/>
            <w:sz w:val="22"/>
            <w:szCs w:val="22"/>
            <w:u w:val="none"/>
            <w:rtl w:val="0"/>
          </w:rPr>
          <w:t xml:space="preserve">Lambin, P. </w:t>
        </w:r>
      </w:hyperlink>
      <w:hyperlink r:id="rId51">
        <w:r w:rsidDel="00000000" w:rsidR="00000000" w:rsidRPr="00000000">
          <w:rPr>
            <w:b w:val="0"/>
            <w:bCs w:val="0"/>
            <w:i w:val="1"/>
            <w:iCs w:val="1"/>
            <w:color w:val="000000"/>
            <w:sz w:val="22"/>
            <w:szCs w:val="22"/>
            <w:u w:val="none"/>
            <w:rtl w:val="0"/>
          </w:rPr>
          <w:t xml:space="preserve">et al.</w:t>
        </w:r>
      </w:hyperlink>
      <w:hyperlink r:id="rId52">
        <w:r w:rsidDel="00000000" w:rsidR="00000000" w:rsidRPr="00000000">
          <w:rPr>
            <w:b w:val="0"/>
            <w:bCs w:val="0"/>
            <w:i w:val="0"/>
            <w:iCs w:val="0"/>
            <w:color w:val="000000"/>
            <w:sz w:val="22"/>
            <w:szCs w:val="22"/>
            <w:u w:val="none"/>
            <w:rtl w:val="0"/>
          </w:rPr>
          <w:t xml:space="preserve"> Radiomics: the bridge between medical imaging and personalized medicine. </w:t>
        </w:r>
      </w:hyperlink>
      <w:hyperlink r:id="rId53">
        <w:r w:rsidDel="00000000" w:rsidR="00000000" w:rsidRPr="00000000">
          <w:rPr>
            <w:b w:val="0"/>
            <w:bCs w:val="0"/>
            <w:i w:val="1"/>
            <w:iCs w:val="1"/>
            <w:color w:val="000000"/>
            <w:sz w:val="22"/>
            <w:szCs w:val="22"/>
            <w:u w:val="none"/>
            <w:rtl w:val="0"/>
          </w:rPr>
          <w:t xml:space="preserve">Nat. Rev. Clin. Oncol.</w:t>
        </w:r>
      </w:hyperlink>
      <w:hyperlink r:id="rId54">
        <w:r w:rsidDel="00000000" w:rsidR="00000000" w:rsidRPr="00000000">
          <w:rPr>
            <w:b w:val="0"/>
            <w:bCs w:val="0"/>
            <w:i w:val="0"/>
            <w:iCs w:val="0"/>
            <w:color w:val="000000"/>
            <w:sz w:val="22"/>
            <w:szCs w:val="22"/>
            <w:u w:val="none"/>
            <w:rtl w:val="0"/>
          </w:rPr>
          <w:t xml:space="preserve"> </w:t>
        </w:r>
      </w:hyperlink>
      <w:hyperlink r:id="rId55">
        <w:r w:rsidDel="00000000" w:rsidR="00000000" w:rsidRPr="00000000">
          <w:rPr>
            <w:b w:val="1"/>
            <w:bCs w:val="1"/>
            <w:i w:val="0"/>
            <w:iCs w:val="0"/>
            <w:color w:val="000000"/>
            <w:sz w:val="22"/>
            <w:szCs w:val="22"/>
            <w:u w:val="none"/>
            <w:rtl w:val="0"/>
          </w:rPr>
          <w:t xml:space="preserve">14</w:t>
        </w:r>
      </w:hyperlink>
      <w:hyperlink r:id="rId56">
        <w:r w:rsidDel="00000000" w:rsidR="00000000" w:rsidRPr="00000000">
          <w:rPr>
            <w:b w:val="0"/>
            <w:bCs w:val="0"/>
            <w:i w:val="0"/>
            <w:iCs w:val="0"/>
            <w:color w:val="000000"/>
            <w:sz w:val="22"/>
            <w:szCs w:val="22"/>
            <w:u w:val="none"/>
            <w:rtl w:val="0"/>
          </w:rPr>
          <w:t xml:space="preserve">, 749–762 (2017).</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w:t>
        <w:tab/>
      </w:r>
      <w:hyperlink r:id="rId57">
        <w:r w:rsidDel="00000000" w:rsidR="00000000" w:rsidRPr="00000000">
          <w:rPr>
            <w:b w:val="0"/>
            <w:bCs w:val="0"/>
            <w:i w:val="0"/>
            <w:iCs w:val="0"/>
            <w:color w:val="000000"/>
            <w:sz w:val="22"/>
            <w:szCs w:val="22"/>
            <w:u w:val="none"/>
            <w:rtl w:val="0"/>
          </w:rPr>
          <w:t xml:space="preserve">Topol, E. J. Individualized medicine from prewomb to tomb. </w:t>
        </w:r>
      </w:hyperlink>
      <w:hyperlink r:id="rId58">
        <w:r w:rsidDel="00000000" w:rsidR="00000000" w:rsidRPr="00000000">
          <w:rPr>
            <w:b w:val="0"/>
            <w:bCs w:val="0"/>
            <w:i w:val="1"/>
            <w:iCs w:val="1"/>
            <w:color w:val="000000"/>
            <w:sz w:val="22"/>
            <w:szCs w:val="22"/>
            <w:u w:val="none"/>
            <w:rtl w:val="0"/>
          </w:rPr>
          <w:t xml:space="preserve">Cell</w:t>
        </w:r>
      </w:hyperlink>
      <w:hyperlink r:id="rId59">
        <w:r w:rsidDel="00000000" w:rsidR="00000000" w:rsidRPr="00000000">
          <w:rPr>
            <w:b w:val="0"/>
            <w:bCs w:val="0"/>
            <w:i w:val="0"/>
            <w:iCs w:val="0"/>
            <w:color w:val="000000"/>
            <w:sz w:val="22"/>
            <w:szCs w:val="22"/>
            <w:u w:val="none"/>
            <w:rtl w:val="0"/>
          </w:rPr>
          <w:t xml:space="preserve"> </w:t>
        </w:r>
      </w:hyperlink>
      <w:hyperlink r:id="rId60">
        <w:r w:rsidDel="00000000" w:rsidR="00000000" w:rsidRPr="00000000">
          <w:rPr>
            <w:b w:val="1"/>
            <w:bCs w:val="1"/>
            <w:i w:val="0"/>
            <w:iCs w:val="0"/>
            <w:color w:val="000000"/>
            <w:sz w:val="22"/>
            <w:szCs w:val="22"/>
            <w:u w:val="none"/>
            <w:rtl w:val="0"/>
          </w:rPr>
          <w:t xml:space="preserve">157</w:t>
        </w:r>
      </w:hyperlink>
      <w:hyperlink r:id="rId61">
        <w:r w:rsidDel="00000000" w:rsidR="00000000" w:rsidRPr="00000000">
          <w:rPr>
            <w:b w:val="0"/>
            <w:bCs w:val="0"/>
            <w:i w:val="0"/>
            <w:iCs w:val="0"/>
            <w:color w:val="000000"/>
            <w:sz w:val="22"/>
            <w:szCs w:val="22"/>
            <w:u w:val="none"/>
            <w:rtl w:val="0"/>
          </w:rPr>
          <w:t xml:space="preserve">, 241–253 (2014).</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3.</w:t>
        <w:tab/>
      </w:r>
      <w:hyperlink r:id="rId62">
        <w:r w:rsidDel="00000000" w:rsidR="00000000" w:rsidRPr="00000000">
          <w:rPr>
            <w:b w:val="0"/>
            <w:bCs w:val="0"/>
            <w:i w:val="0"/>
            <w:iCs w:val="0"/>
            <w:color w:val="000000"/>
            <w:sz w:val="22"/>
            <w:szCs w:val="22"/>
            <w:u w:val="none"/>
            <w:rtl w:val="0"/>
          </w:rPr>
          <w:t xml:space="preserve">Ashley, E. A. Towards precision medicine. </w:t>
        </w:r>
      </w:hyperlink>
      <w:hyperlink r:id="rId63">
        <w:r w:rsidDel="00000000" w:rsidR="00000000" w:rsidRPr="00000000">
          <w:rPr>
            <w:b w:val="0"/>
            <w:bCs w:val="0"/>
            <w:i w:val="1"/>
            <w:iCs w:val="1"/>
            <w:color w:val="000000"/>
            <w:sz w:val="22"/>
            <w:szCs w:val="22"/>
            <w:u w:val="none"/>
            <w:rtl w:val="0"/>
          </w:rPr>
          <w:t xml:space="preserve">Nat. Rev. Genet.</w:t>
        </w:r>
      </w:hyperlink>
      <w:hyperlink r:id="rId64">
        <w:r w:rsidDel="00000000" w:rsidR="00000000" w:rsidRPr="00000000">
          <w:rPr>
            <w:b w:val="0"/>
            <w:bCs w:val="0"/>
            <w:i w:val="0"/>
            <w:iCs w:val="0"/>
            <w:color w:val="000000"/>
            <w:sz w:val="22"/>
            <w:szCs w:val="22"/>
            <w:u w:val="none"/>
            <w:rtl w:val="0"/>
          </w:rPr>
          <w:t xml:space="preserve"> </w:t>
        </w:r>
      </w:hyperlink>
      <w:hyperlink r:id="rId65">
        <w:r w:rsidDel="00000000" w:rsidR="00000000" w:rsidRPr="00000000">
          <w:rPr>
            <w:b w:val="1"/>
            <w:bCs w:val="1"/>
            <w:i w:val="0"/>
            <w:iCs w:val="0"/>
            <w:color w:val="000000"/>
            <w:sz w:val="22"/>
            <w:szCs w:val="22"/>
            <w:u w:val="none"/>
            <w:rtl w:val="0"/>
          </w:rPr>
          <w:t xml:space="preserve">17</w:t>
        </w:r>
      </w:hyperlink>
      <w:hyperlink r:id="rId66">
        <w:r w:rsidDel="00000000" w:rsidR="00000000" w:rsidRPr="00000000">
          <w:rPr>
            <w:b w:val="0"/>
            <w:bCs w:val="0"/>
            <w:i w:val="0"/>
            <w:iCs w:val="0"/>
            <w:color w:val="000000"/>
            <w:sz w:val="22"/>
            <w:szCs w:val="22"/>
            <w:u w:val="none"/>
            <w:rtl w:val="0"/>
          </w:rPr>
          <w:t xml:space="preserve">, 507–522 (2016).</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4.</w:t>
        <w:tab/>
      </w:r>
      <w:hyperlink r:id="rId67">
        <w:r w:rsidDel="00000000" w:rsidR="00000000" w:rsidRPr="00000000">
          <w:rPr>
            <w:b w:val="0"/>
            <w:bCs w:val="0"/>
            <w:i w:val="0"/>
            <w:iCs w:val="0"/>
            <w:color w:val="000000"/>
            <w:sz w:val="22"/>
            <w:szCs w:val="22"/>
            <w:u w:val="none"/>
            <w:rtl w:val="0"/>
          </w:rPr>
          <w:t xml:space="preserve">Lan, L. </w:t>
        </w:r>
      </w:hyperlink>
      <w:hyperlink r:id="rId68">
        <w:r w:rsidDel="00000000" w:rsidR="00000000" w:rsidRPr="00000000">
          <w:rPr>
            <w:b w:val="0"/>
            <w:bCs w:val="0"/>
            <w:i w:val="1"/>
            <w:iCs w:val="1"/>
            <w:color w:val="000000"/>
            <w:sz w:val="22"/>
            <w:szCs w:val="22"/>
            <w:u w:val="none"/>
            <w:rtl w:val="0"/>
          </w:rPr>
          <w:t xml:space="preserve">et al.</w:t>
        </w:r>
      </w:hyperlink>
      <w:hyperlink r:id="rId69">
        <w:r w:rsidDel="00000000" w:rsidR="00000000" w:rsidRPr="00000000">
          <w:rPr>
            <w:b w:val="0"/>
            <w:bCs w:val="0"/>
            <w:i w:val="0"/>
            <w:iCs w:val="0"/>
            <w:color w:val="000000"/>
            <w:sz w:val="22"/>
            <w:szCs w:val="22"/>
            <w:u w:val="none"/>
            <w:rtl w:val="0"/>
          </w:rPr>
          <w:t xml:space="preserve"> Phenomic imaging. </w:t>
        </w:r>
      </w:hyperlink>
      <w:hyperlink r:id="rId70">
        <w:r w:rsidDel="00000000" w:rsidR="00000000" w:rsidRPr="00000000">
          <w:rPr>
            <w:b w:val="0"/>
            <w:bCs w:val="0"/>
            <w:i w:val="1"/>
            <w:iCs w:val="1"/>
            <w:color w:val="000000"/>
            <w:sz w:val="22"/>
            <w:szCs w:val="22"/>
            <w:u w:val="none"/>
            <w:rtl w:val="0"/>
          </w:rPr>
          <w:t xml:space="preserve">Phenomics</w:t>
        </w:r>
      </w:hyperlink>
      <w:hyperlink r:id="rId71">
        <w:r w:rsidDel="00000000" w:rsidR="00000000" w:rsidRPr="00000000">
          <w:rPr>
            <w:b w:val="0"/>
            <w:bCs w:val="0"/>
            <w:i w:val="0"/>
            <w:iCs w:val="0"/>
            <w:color w:val="000000"/>
            <w:sz w:val="22"/>
            <w:szCs w:val="22"/>
            <w:u w:val="none"/>
            <w:rtl w:val="0"/>
          </w:rPr>
          <w:t xml:space="preserve"> </w:t>
        </w:r>
      </w:hyperlink>
      <w:hyperlink r:id="rId72">
        <w:r w:rsidDel="00000000" w:rsidR="00000000" w:rsidRPr="00000000">
          <w:rPr>
            <w:b w:val="1"/>
            <w:bCs w:val="1"/>
            <w:i w:val="0"/>
            <w:iCs w:val="0"/>
            <w:color w:val="000000"/>
            <w:sz w:val="22"/>
            <w:szCs w:val="22"/>
            <w:u w:val="none"/>
            <w:rtl w:val="0"/>
          </w:rPr>
          <w:t xml:space="preserve">3</w:t>
        </w:r>
      </w:hyperlink>
      <w:hyperlink r:id="rId73">
        <w:r w:rsidDel="00000000" w:rsidR="00000000" w:rsidRPr="00000000">
          <w:rPr>
            <w:b w:val="0"/>
            <w:bCs w:val="0"/>
            <w:i w:val="0"/>
            <w:iCs w:val="0"/>
            <w:color w:val="000000"/>
            <w:sz w:val="22"/>
            <w:szCs w:val="22"/>
            <w:u w:val="none"/>
            <w:rtl w:val="0"/>
          </w:rPr>
          <w:t xml:space="preserve">, 597–612 (2023).</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5.</w:t>
        <w:tab/>
      </w:r>
      <w:hyperlink r:id="rId74">
        <w:r w:rsidDel="00000000" w:rsidR="00000000" w:rsidRPr="00000000">
          <w:rPr>
            <w:b w:val="0"/>
            <w:bCs w:val="0"/>
            <w:i w:val="0"/>
            <w:iCs w:val="0"/>
            <w:color w:val="000000"/>
            <w:sz w:val="22"/>
            <w:szCs w:val="22"/>
            <w:u w:val="none"/>
            <w:rtl w:val="0"/>
          </w:rPr>
          <w:t xml:space="preserve">Ahlqvist, E. </w:t>
        </w:r>
      </w:hyperlink>
      <w:hyperlink r:id="rId75">
        <w:r w:rsidDel="00000000" w:rsidR="00000000" w:rsidRPr="00000000">
          <w:rPr>
            <w:b w:val="0"/>
            <w:bCs w:val="0"/>
            <w:i w:val="1"/>
            <w:iCs w:val="1"/>
            <w:color w:val="000000"/>
            <w:sz w:val="22"/>
            <w:szCs w:val="22"/>
            <w:u w:val="none"/>
            <w:rtl w:val="0"/>
          </w:rPr>
          <w:t xml:space="preserve">et al.</w:t>
        </w:r>
      </w:hyperlink>
      <w:hyperlink r:id="rId76">
        <w:r w:rsidDel="00000000" w:rsidR="00000000" w:rsidRPr="00000000">
          <w:rPr>
            <w:b w:val="0"/>
            <w:bCs w:val="0"/>
            <w:i w:val="0"/>
            <w:iCs w:val="0"/>
            <w:color w:val="000000"/>
            <w:sz w:val="22"/>
            <w:szCs w:val="22"/>
            <w:u w:val="none"/>
            <w:rtl w:val="0"/>
          </w:rPr>
          <w:t xml:space="preserve"> Novel subgroups of adult-onset diabetes and their association with outcomes: a data-driven cluster analysis of six variables. </w:t>
        </w:r>
      </w:hyperlink>
      <w:hyperlink r:id="rId77">
        <w:r w:rsidDel="00000000" w:rsidR="00000000" w:rsidRPr="00000000">
          <w:rPr>
            <w:b w:val="0"/>
            <w:bCs w:val="0"/>
            <w:i w:val="1"/>
            <w:iCs w:val="1"/>
            <w:color w:val="000000"/>
            <w:sz w:val="22"/>
            <w:szCs w:val="22"/>
            <w:u w:val="none"/>
            <w:rtl w:val="0"/>
          </w:rPr>
          <w:t xml:space="preserve">Lancet Diabetes Endocrinol</w:t>
        </w:r>
      </w:hyperlink>
      <w:hyperlink r:id="rId78">
        <w:r w:rsidDel="00000000" w:rsidR="00000000" w:rsidRPr="00000000">
          <w:rPr>
            <w:b w:val="0"/>
            <w:bCs w:val="0"/>
            <w:i w:val="0"/>
            <w:iCs w:val="0"/>
            <w:color w:val="000000"/>
            <w:sz w:val="22"/>
            <w:szCs w:val="22"/>
            <w:u w:val="none"/>
            <w:rtl w:val="0"/>
          </w:rPr>
          <w:t xml:space="preserve"> </w:t>
        </w:r>
      </w:hyperlink>
      <w:hyperlink r:id="rId79">
        <w:r w:rsidDel="00000000" w:rsidR="00000000" w:rsidRPr="00000000">
          <w:rPr>
            <w:b w:val="1"/>
            <w:bCs w:val="1"/>
            <w:i w:val="0"/>
            <w:iCs w:val="0"/>
            <w:color w:val="000000"/>
            <w:sz w:val="22"/>
            <w:szCs w:val="22"/>
            <w:u w:val="none"/>
            <w:rtl w:val="0"/>
          </w:rPr>
          <w:t xml:space="preserve">6</w:t>
        </w:r>
      </w:hyperlink>
      <w:hyperlink r:id="rId80">
        <w:r w:rsidDel="00000000" w:rsidR="00000000" w:rsidRPr="00000000">
          <w:rPr>
            <w:b w:val="0"/>
            <w:bCs w:val="0"/>
            <w:i w:val="0"/>
            <w:iCs w:val="0"/>
            <w:color w:val="000000"/>
            <w:sz w:val="22"/>
            <w:szCs w:val="22"/>
            <w:u w:val="none"/>
            <w:rtl w:val="0"/>
          </w:rPr>
          <w:t xml:space="preserve">, 361–369 (2018).</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6.</w:t>
        <w:tab/>
      </w:r>
      <w:hyperlink r:id="rId81">
        <w:r w:rsidDel="00000000" w:rsidR="00000000" w:rsidRPr="00000000">
          <w:rPr>
            <w:b w:val="0"/>
            <w:bCs w:val="0"/>
            <w:i w:val="0"/>
            <w:iCs w:val="0"/>
            <w:color w:val="000000"/>
            <w:sz w:val="22"/>
            <w:szCs w:val="22"/>
            <w:u w:val="none"/>
            <w:rtl w:val="0"/>
          </w:rPr>
          <w:t xml:space="preserve">Ahmad, T. </w:t>
        </w:r>
      </w:hyperlink>
      <w:hyperlink r:id="rId82">
        <w:r w:rsidDel="00000000" w:rsidR="00000000" w:rsidRPr="00000000">
          <w:rPr>
            <w:b w:val="0"/>
            <w:bCs w:val="0"/>
            <w:i w:val="1"/>
            <w:iCs w:val="1"/>
            <w:color w:val="000000"/>
            <w:sz w:val="22"/>
            <w:szCs w:val="22"/>
            <w:u w:val="none"/>
            <w:rtl w:val="0"/>
          </w:rPr>
          <w:t xml:space="preserve">et al.</w:t>
        </w:r>
      </w:hyperlink>
      <w:hyperlink r:id="rId83">
        <w:r w:rsidDel="00000000" w:rsidR="00000000" w:rsidRPr="00000000">
          <w:rPr>
            <w:b w:val="0"/>
            <w:bCs w:val="0"/>
            <w:i w:val="0"/>
            <w:iCs w:val="0"/>
            <w:color w:val="000000"/>
            <w:sz w:val="22"/>
            <w:szCs w:val="22"/>
            <w:u w:val="none"/>
            <w:rtl w:val="0"/>
          </w:rPr>
          <w:t xml:space="preserve"> Clinical implications of chronic heart failure phenotypes defined by cluster analysis. </w:t>
        </w:r>
      </w:hyperlink>
      <w:hyperlink r:id="rId84">
        <w:r w:rsidDel="00000000" w:rsidR="00000000" w:rsidRPr="00000000">
          <w:rPr>
            <w:b w:val="0"/>
            <w:bCs w:val="0"/>
            <w:i w:val="1"/>
            <w:iCs w:val="1"/>
            <w:color w:val="000000"/>
            <w:sz w:val="22"/>
            <w:szCs w:val="22"/>
            <w:u w:val="none"/>
            <w:rtl w:val="0"/>
          </w:rPr>
          <w:t xml:space="preserve">J. Am. Coll. Cardiol.</w:t>
        </w:r>
      </w:hyperlink>
      <w:hyperlink r:id="rId85">
        <w:r w:rsidDel="00000000" w:rsidR="00000000" w:rsidRPr="00000000">
          <w:rPr>
            <w:b w:val="0"/>
            <w:bCs w:val="0"/>
            <w:i w:val="0"/>
            <w:iCs w:val="0"/>
            <w:color w:val="000000"/>
            <w:sz w:val="22"/>
            <w:szCs w:val="22"/>
            <w:u w:val="none"/>
            <w:rtl w:val="0"/>
          </w:rPr>
          <w:t xml:space="preserve"> </w:t>
        </w:r>
      </w:hyperlink>
      <w:hyperlink r:id="rId86">
        <w:r w:rsidDel="00000000" w:rsidR="00000000" w:rsidRPr="00000000">
          <w:rPr>
            <w:b w:val="1"/>
            <w:bCs w:val="1"/>
            <w:i w:val="0"/>
            <w:iCs w:val="0"/>
            <w:color w:val="000000"/>
            <w:sz w:val="22"/>
            <w:szCs w:val="22"/>
            <w:u w:val="none"/>
            <w:rtl w:val="0"/>
          </w:rPr>
          <w:t xml:space="preserve">64</w:t>
        </w:r>
      </w:hyperlink>
      <w:hyperlink r:id="rId87">
        <w:r w:rsidDel="00000000" w:rsidR="00000000" w:rsidRPr="00000000">
          <w:rPr>
            <w:b w:val="0"/>
            <w:bCs w:val="0"/>
            <w:i w:val="0"/>
            <w:iCs w:val="0"/>
            <w:color w:val="000000"/>
            <w:sz w:val="22"/>
            <w:szCs w:val="22"/>
            <w:u w:val="none"/>
            <w:rtl w:val="0"/>
          </w:rPr>
          <w:t xml:space="preserve">, 1765–1774 (2014).</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7.</w:t>
        <w:tab/>
      </w:r>
      <w:hyperlink r:id="rId88">
        <w:r w:rsidDel="00000000" w:rsidR="00000000" w:rsidRPr="00000000">
          <w:rPr>
            <w:b w:val="0"/>
            <w:bCs w:val="0"/>
            <w:i w:val="0"/>
            <w:iCs w:val="0"/>
            <w:color w:val="000000"/>
            <w:sz w:val="22"/>
            <w:szCs w:val="22"/>
            <w:u w:val="none"/>
            <w:rtl w:val="0"/>
          </w:rPr>
          <w:t xml:space="preserve">Uijl, A. </w:t>
        </w:r>
      </w:hyperlink>
      <w:hyperlink r:id="rId89">
        <w:r w:rsidDel="00000000" w:rsidR="00000000" w:rsidRPr="00000000">
          <w:rPr>
            <w:b w:val="0"/>
            <w:bCs w:val="0"/>
            <w:i w:val="1"/>
            <w:iCs w:val="1"/>
            <w:color w:val="000000"/>
            <w:sz w:val="22"/>
            <w:szCs w:val="22"/>
            <w:u w:val="none"/>
            <w:rtl w:val="0"/>
          </w:rPr>
          <w:t xml:space="preserve">et al.</w:t>
        </w:r>
      </w:hyperlink>
      <w:hyperlink r:id="rId90">
        <w:r w:rsidDel="00000000" w:rsidR="00000000" w:rsidRPr="00000000">
          <w:rPr>
            <w:b w:val="0"/>
            <w:bCs w:val="0"/>
            <w:i w:val="0"/>
            <w:iCs w:val="0"/>
            <w:color w:val="000000"/>
            <w:sz w:val="22"/>
            <w:szCs w:val="22"/>
            <w:u w:val="none"/>
            <w:rtl w:val="0"/>
          </w:rPr>
          <w:t xml:space="preserve"> Identification of distinct phenotypic clusters in heart failure with preserved ejection fraction. </w:t>
        </w:r>
      </w:hyperlink>
      <w:hyperlink r:id="rId91">
        <w:r w:rsidDel="00000000" w:rsidR="00000000" w:rsidRPr="00000000">
          <w:rPr>
            <w:b w:val="0"/>
            <w:bCs w:val="0"/>
            <w:i w:val="1"/>
            <w:iCs w:val="1"/>
            <w:color w:val="000000"/>
            <w:sz w:val="22"/>
            <w:szCs w:val="22"/>
            <w:u w:val="none"/>
            <w:rtl w:val="0"/>
          </w:rPr>
          <w:t xml:space="preserve">Eur. J. Heart Fail.</w:t>
        </w:r>
      </w:hyperlink>
      <w:hyperlink r:id="rId92">
        <w:r w:rsidDel="00000000" w:rsidR="00000000" w:rsidRPr="00000000">
          <w:rPr>
            <w:b w:val="0"/>
            <w:bCs w:val="0"/>
            <w:i w:val="0"/>
            <w:iCs w:val="0"/>
            <w:color w:val="000000"/>
            <w:sz w:val="22"/>
            <w:szCs w:val="22"/>
            <w:u w:val="none"/>
            <w:rtl w:val="0"/>
          </w:rPr>
          <w:t xml:space="preserve"> </w:t>
        </w:r>
      </w:hyperlink>
      <w:hyperlink r:id="rId93">
        <w:r w:rsidDel="00000000" w:rsidR="00000000" w:rsidRPr="00000000">
          <w:rPr>
            <w:b w:val="1"/>
            <w:bCs w:val="1"/>
            <w:i w:val="0"/>
            <w:iCs w:val="0"/>
            <w:color w:val="000000"/>
            <w:sz w:val="22"/>
            <w:szCs w:val="22"/>
            <w:u w:val="none"/>
            <w:rtl w:val="0"/>
          </w:rPr>
          <w:t xml:space="preserve">23</w:t>
        </w:r>
      </w:hyperlink>
      <w:hyperlink r:id="rId94">
        <w:r w:rsidDel="00000000" w:rsidR="00000000" w:rsidRPr="00000000">
          <w:rPr>
            <w:b w:val="0"/>
            <w:bCs w:val="0"/>
            <w:i w:val="0"/>
            <w:iCs w:val="0"/>
            <w:color w:val="000000"/>
            <w:sz w:val="22"/>
            <w:szCs w:val="22"/>
            <w:u w:val="none"/>
            <w:rtl w:val="0"/>
          </w:rPr>
          <w:t xml:space="preserve">, 973–982 (2021).</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8.</w:t>
        <w:tab/>
      </w:r>
      <w:hyperlink r:id="rId95">
        <w:r w:rsidDel="00000000" w:rsidR="00000000" w:rsidRPr="00000000">
          <w:rPr>
            <w:b w:val="0"/>
            <w:bCs w:val="0"/>
            <w:i w:val="0"/>
            <w:iCs w:val="0"/>
            <w:color w:val="000000"/>
            <w:sz w:val="22"/>
            <w:szCs w:val="22"/>
            <w:u w:val="none"/>
            <w:rtl w:val="0"/>
          </w:rPr>
          <w:t xml:space="preserve">Hähnel, T. </w:t>
        </w:r>
      </w:hyperlink>
      <w:hyperlink r:id="rId96">
        <w:r w:rsidDel="00000000" w:rsidR="00000000" w:rsidRPr="00000000">
          <w:rPr>
            <w:b w:val="0"/>
            <w:bCs w:val="0"/>
            <w:i w:val="1"/>
            <w:iCs w:val="1"/>
            <w:color w:val="000000"/>
            <w:sz w:val="22"/>
            <w:szCs w:val="22"/>
            <w:u w:val="none"/>
            <w:rtl w:val="0"/>
          </w:rPr>
          <w:t xml:space="preserve">et al.</w:t>
        </w:r>
      </w:hyperlink>
      <w:hyperlink r:id="rId97">
        <w:r w:rsidDel="00000000" w:rsidR="00000000" w:rsidRPr="00000000">
          <w:rPr>
            <w:b w:val="0"/>
            <w:bCs w:val="0"/>
            <w:i w:val="0"/>
            <w:iCs w:val="0"/>
            <w:color w:val="000000"/>
            <w:sz w:val="22"/>
            <w:szCs w:val="22"/>
            <w:u w:val="none"/>
            <w:rtl w:val="0"/>
          </w:rPr>
          <w:t xml:space="preserve"> Progression subtypes in Parkinson’s disease identified by a data-driven multi cohort analysis. </w:t>
        </w:r>
      </w:hyperlink>
      <w:hyperlink r:id="rId98">
        <w:r w:rsidDel="00000000" w:rsidR="00000000" w:rsidRPr="00000000">
          <w:rPr>
            <w:b w:val="0"/>
            <w:bCs w:val="0"/>
            <w:i w:val="1"/>
            <w:iCs w:val="1"/>
            <w:color w:val="000000"/>
            <w:sz w:val="22"/>
            <w:szCs w:val="22"/>
            <w:u w:val="none"/>
            <w:rtl w:val="0"/>
          </w:rPr>
          <w:t xml:space="preserve">NPJ Parkinsons Dis.</w:t>
        </w:r>
      </w:hyperlink>
      <w:hyperlink r:id="rId99">
        <w:r w:rsidDel="00000000" w:rsidR="00000000" w:rsidRPr="00000000">
          <w:rPr>
            <w:b w:val="0"/>
            <w:bCs w:val="0"/>
            <w:i w:val="0"/>
            <w:iCs w:val="0"/>
            <w:color w:val="000000"/>
            <w:sz w:val="22"/>
            <w:szCs w:val="22"/>
            <w:u w:val="none"/>
            <w:rtl w:val="0"/>
          </w:rPr>
          <w:t xml:space="preserve"> </w:t>
        </w:r>
      </w:hyperlink>
      <w:hyperlink r:id="rId100">
        <w:r w:rsidDel="00000000" w:rsidR="00000000" w:rsidRPr="00000000">
          <w:rPr>
            <w:b w:val="1"/>
            <w:bCs w:val="1"/>
            <w:i w:val="0"/>
            <w:iCs w:val="0"/>
            <w:color w:val="000000"/>
            <w:sz w:val="22"/>
            <w:szCs w:val="22"/>
            <w:u w:val="none"/>
            <w:rtl w:val="0"/>
          </w:rPr>
          <w:t xml:space="preserve">10</w:t>
        </w:r>
      </w:hyperlink>
      <w:hyperlink r:id="rId101">
        <w:r w:rsidDel="00000000" w:rsidR="00000000" w:rsidRPr="00000000">
          <w:rPr>
            <w:b w:val="0"/>
            <w:bCs w:val="0"/>
            <w:i w:val="0"/>
            <w:iCs w:val="0"/>
            <w:color w:val="000000"/>
            <w:sz w:val="22"/>
            <w:szCs w:val="22"/>
            <w:u w:val="none"/>
            <w:rtl w:val="0"/>
          </w:rPr>
          <w:t xml:space="preserve">, 95 (2024).</w:t>
        </w:r>
      </w:hyperlink>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9.</w:t>
        <w:tab/>
      </w:r>
      <w:hyperlink r:id="rId102">
        <w:r w:rsidDel="00000000" w:rsidR="00000000" w:rsidRPr="00000000">
          <w:rPr>
            <w:b w:val="0"/>
            <w:bCs w:val="0"/>
            <w:i w:val="0"/>
            <w:iCs w:val="0"/>
            <w:color w:val="000000"/>
            <w:sz w:val="22"/>
            <w:szCs w:val="22"/>
            <w:u w:val="none"/>
            <w:rtl w:val="0"/>
          </w:rPr>
          <w:t xml:space="preserve">Schwartz, R. </w:t>
        </w:r>
      </w:hyperlink>
      <w:hyperlink r:id="rId103">
        <w:r w:rsidDel="00000000" w:rsidR="00000000" w:rsidRPr="00000000">
          <w:rPr>
            <w:b w:val="0"/>
            <w:bCs w:val="0"/>
            <w:i w:val="1"/>
            <w:iCs w:val="1"/>
            <w:color w:val="000000"/>
            <w:sz w:val="22"/>
            <w:szCs w:val="22"/>
            <w:u w:val="none"/>
            <w:rtl w:val="0"/>
          </w:rPr>
          <w:t xml:space="preserve">et al.</w:t>
        </w:r>
      </w:hyperlink>
      <w:hyperlink r:id="rId104">
        <w:r w:rsidDel="00000000" w:rsidR="00000000" w:rsidRPr="00000000">
          <w:rPr>
            <w:b w:val="0"/>
            <w:bCs w:val="0"/>
            <w:i w:val="0"/>
            <w:iCs w:val="0"/>
            <w:color w:val="000000"/>
            <w:sz w:val="22"/>
            <w:szCs w:val="22"/>
            <w:u w:val="none"/>
            <w:rtl w:val="0"/>
          </w:rPr>
          <w:t xml:space="preserve"> Genetic distinctions between reticular pseudodrusen and drusen: A genome-wide association study. </w:t>
        </w:r>
      </w:hyperlink>
      <w:hyperlink r:id="rId105">
        <w:r w:rsidDel="00000000" w:rsidR="00000000" w:rsidRPr="00000000">
          <w:rPr>
            <w:b w:val="0"/>
            <w:bCs w:val="0"/>
            <w:i w:val="1"/>
            <w:iCs w:val="1"/>
            <w:color w:val="000000"/>
            <w:sz w:val="22"/>
            <w:szCs w:val="22"/>
            <w:u w:val="none"/>
            <w:rtl w:val="0"/>
          </w:rPr>
          <w:t xml:space="preserve">Am. J. Ophthalmol.</w:t>
        </w:r>
      </w:hyperlink>
      <w:hyperlink r:id="rId106">
        <w:r w:rsidDel="00000000" w:rsidR="00000000" w:rsidRPr="00000000">
          <w:rPr>
            <w:b w:val="0"/>
            <w:bCs w:val="0"/>
            <w:i w:val="0"/>
            <w:iCs w:val="0"/>
            <w:color w:val="000000"/>
            <w:sz w:val="22"/>
            <w:szCs w:val="22"/>
            <w:u w:val="none"/>
            <w:rtl w:val="0"/>
          </w:rPr>
          <w:t xml:space="preserve"> </w:t>
        </w:r>
      </w:hyperlink>
      <w:hyperlink r:id="rId107">
        <w:r w:rsidDel="00000000" w:rsidR="00000000" w:rsidRPr="00000000">
          <w:rPr>
            <w:b w:val="1"/>
            <w:bCs w:val="1"/>
            <w:i w:val="0"/>
            <w:iCs w:val="0"/>
            <w:color w:val="000000"/>
            <w:sz w:val="22"/>
            <w:szCs w:val="22"/>
            <w:u w:val="none"/>
            <w:rtl w:val="0"/>
          </w:rPr>
          <w:t xml:space="preserve">0</w:t>
        </w:r>
      </w:hyperlink>
      <w:hyperlink r:id="rId108">
        <w:r w:rsidDel="00000000" w:rsidR="00000000" w:rsidRPr="00000000">
          <w:rPr>
            <w:b w:val="0"/>
            <w:bCs w:val="0"/>
            <w:i w:val="0"/>
            <w:iCs w:val="0"/>
            <w:color w:val="000000"/>
            <w:sz w:val="22"/>
            <w:szCs w:val="22"/>
            <w:u w:val="none"/>
            <w:rtl w:val="0"/>
          </w:rPr>
          <w:t xml:space="preserve">, (2025).</w:t>
        </w:r>
      </w:hyperlink>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10.</w:t>
        <w:tab/>
      </w:r>
      <w:hyperlink r:id="rId109">
        <w:r w:rsidDel="00000000" w:rsidR="00000000" w:rsidRPr="00000000">
          <w:rPr>
            <w:b w:val="0"/>
            <w:bCs w:val="0"/>
            <w:i w:val="0"/>
            <w:iCs w:val="0"/>
            <w:color w:val="000000"/>
            <w:sz w:val="22"/>
            <w:szCs w:val="22"/>
            <w:u w:val="none"/>
            <w:rtl w:val="0"/>
          </w:rPr>
          <w:t xml:space="preserve">Fritsche, L. G. </w:t>
        </w:r>
      </w:hyperlink>
      <w:hyperlink r:id="rId110">
        <w:r w:rsidDel="00000000" w:rsidR="00000000" w:rsidRPr="00000000">
          <w:rPr>
            <w:b w:val="0"/>
            <w:bCs w:val="0"/>
            <w:i w:val="1"/>
            <w:iCs w:val="1"/>
            <w:color w:val="000000"/>
            <w:sz w:val="22"/>
            <w:szCs w:val="22"/>
            <w:u w:val="none"/>
            <w:rtl w:val="0"/>
          </w:rPr>
          <w:t xml:space="preserve">et al.</w:t>
        </w:r>
      </w:hyperlink>
      <w:hyperlink r:id="rId111">
        <w:r w:rsidDel="00000000" w:rsidR="00000000" w:rsidRPr="00000000">
          <w:rPr>
            <w:b w:val="0"/>
            <w:bCs w:val="0"/>
            <w:i w:val="0"/>
            <w:iCs w:val="0"/>
            <w:color w:val="000000"/>
            <w:sz w:val="22"/>
            <w:szCs w:val="22"/>
            <w:u w:val="none"/>
            <w:rtl w:val="0"/>
          </w:rPr>
          <w:t xml:space="preserve"> Seven new loci associated with age-related macular degeneration. </w:t>
        </w:r>
      </w:hyperlink>
      <w:hyperlink r:id="rId112">
        <w:r w:rsidDel="00000000" w:rsidR="00000000" w:rsidRPr="00000000">
          <w:rPr>
            <w:b w:val="0"/>
            <w:bCs w:val="0"/>
            <w:i w:val="1"/>
            <w:iCs w:val="1"/>
            <w:color w:val="000000"/>
            <w:sz w:val="22"/>
            <w:szCs w:val="22"/>
            <w:u w:val="none"/>
            <w:rtl w:val="0"/>
          </w:rPr>
          <w:t xml:space="preserve">Nat. Genet.</w:t>
        </w:r>
      </w:hyperlink>
      <w:hyperlink r:id="rId113">
        <w:r w:rsidDel="00000000" w:rsidR="00000000" w:rsidRPr="00000000">
          <w:rPr>
            <w:b w:val="0"/>
            <w:bCs w:val="0"/>
            <w:i w:val="0"/>
            <w:iCs w:val="0"/>
            <w:color w:val="000000"/>
            <w:sz w:val="22"/>
            <w:szCs w:val="22"/>
            <w:u w:val="none"/>
            <w:rtl w:val="0"/>
          </w:rPr>
          <w:t xml:space="preserve"> </w:t>
        </w:r>
      </w:hyperlink>
      <w:hyperlink r:id="rId114">
        <w:r w:rsidDel="00000000" w:rsidR="00000000" w:rsidRPr="00000000">
          <w:rPr>
            <w:b w:val="1"/>
            <w:bCs w:val="1"/>
            <w:i w:val="0"/>
            <w:iCs w:val="0"/>
            <w:color w:val="000000"/>
            <w:sz w:val="22"/>
            <w:szCs w:val="22"/>
            <w:u w:val="none"/>
            <w:rtl w:val="0"/>
          </w:rPr>
          <w:t xml:space="preserve">45</w:t>
        </w:r>
      </w:hyperlink>
      <w:hyperlink r:id="rId115">
        <w:r w:rsidDel="00000000" w:rsidR="00000000" w:rsidRPr="00000000">
          <w:rPr>
            <w:b w:val="0"/>
            <w:bCs w:val="0"/>
            <w:i w:val="0"/>
            <w:iCs w:val="0"/>
            <w:color w:val="000000"/>
            <w:sz w:val="22"/>
            <w:szCs w:val="22"/>
            <w:u w:val="none"/>
            <w:rtl w:val="0"/>
          </w:rPr>
          <w:t xml:space="preserve">, 433–9, 439e1–2 (2013).</w:t>
        </w:r>
      </w:hyperlink>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11.</w:t>
        <w:tab/>
      </w:r>
      <w:hyperlink r:id="rId116">
        <w:r w:rsidDel="00000000" w:rsidR="00000000" w:rsidRPr="00000000">
          <w:rPr>
            <w:b w:val="0"/>
            <w:bCs w:val="0"/>
            <w:i w:val="0"/>
            <w:iCs w:val="0"/>
            <w:color w:val="000000"/>
            <w:sz w:val="22"/>
            <w:szCs w:val="22"/>
            <w:u w:val="none"/>
            <w:rtl w:val="0"/>
          </w:rPr>
          <w:t xml:space="preserve">Mendez, K. </w:t>
        </w:r>
      </w:hyperlink>
      <w:hyperlink r:id="rId117">
        <w:r w:rsidDel="00000000" w:rsidR="00000000" w:rsidRPr="00000000">
          <w:rPr>
            <w:b w:val="0"/>
            <w:bCs w:val="0"/>
            <w:i w:val="1"/>
            <w:iCs w:val="1"/>
            <w:color w:val="000000"/>
            <w:sz w:val="22"/>
            <w:szCs w:val="22"/>
            <w:u w:val="none"/>
            <w:rtl w:val="0"/>
          </w:rPr>
          <w:t xml:space="preserve">et al.</w:t>
        </w:r>
      </w:hyperlink>
      <w:hyperlink r:id="rId118">
        <w:r w:rsidDel="00000000" w:rsidR="00000000" w:rsidRPr="00000000">
          <w:rPr>
            <w:b w:val="0"/>
            <w:bCs w:val="0"/>
            <w:i w:val="0"/>
            <w:iCs w:val="0"/>
            <w:color w:val="000000"/>
            <w:sz w:val="22"/>
            <w:szCs w:val="22"/>
            <w:u w:val="none"/>
            <w:rtl w:val="0"/>
          </w:rPr>
          <w:t xml:space="preserve"> Metabolomic-derived endotypes of age-related macular degeneration (AMD): a step towards identification of disease subgroups. </w:t>
        </w:r>
      </w:hyperlink>
      <w:hyperlink r:id="rId119">
        <w:r w:rsidDel="00000000" w:rsidR="00000000" w:rsidRPr="00000000">
          <w:rPr>
            <w:b w:val="0"/>
            <w:bCs w:val="0"/>
            <w:i w:val="1"/>
            <w:iCs w:val="1"/>
            <w:color w:val="000000"/>
            <w:sz w:val="22"/>
            <w:szCs w:val="22"/>
            <w:u w:val="none"/>
            <w:rtl w:val="0"/>
          </w:rPr>
          <w:t xml:space="preserve">Sci. Rep.</w:t>
        </w:r>
      </w:hyperlink>
      <w:hyperlink r:id="rId120">
        <w:r w:rsidDel="00000000" w:rsidR="00000000" w:rsidRPr="00000000">
          <w:rPr>
            <w:b w:val="0"/>
            <w:bCs w:val="0"/>
            <w:i w:val="0"/>
            <w:iCs w:val="0"/>
            <w:color w:val="000000"/>
            <w:sz w:val="22"/>
            <w:szCs w:val="22"/>
            <w:u w:val="none"/>
            <w:rtl w:val="0"/>
          </w:rPr>
          <w:t xml:space="preserve"> </w:t>
        </w:r>
      </w:hyperlink>
      <w:hyperlink r:id="rId121">
        <w:r w:rsidDel="00000000" w:rsidR="00000000" w:rsidRPr="00000000">
          <w:rPr>
            <w:b w:val="1"/>
            <w:bCs w:val="1"/>
            <w:i w:val="0"/>
            <w:iCs w:val="0"/>
            <w:color w:val="000000"/>
            <w:sz w:val="22"/>
            <w:szCs w:val="22"/>
            <w:u w:val="none"/>
            <w:rtl w:val="0"/>
          </w:rPr>
          <w:t xml:space="preserve">14</w:t>
        </w:r>
      </w:hyperlink>
      <w:hyperlink r:id="rId122">
        <w:r w:rsidDel="00000000" w:rsidR="00000000" w:rsidRPr="00000000">
          <w:rPr>
            <w:b w:val="0"/>
            <w:bCs w:val="0"/>
            <w:i w:val="0"/>
            <w:iCs w:val="0"/>
            <w:color w:val="000000"/>
            <w:sz w:val="22"/>
            <w:szCs w:val="22"/>
            <w:u w:val="none"/>
            <w:rtl w:val="0"/>
          </w:rPr>
          <w:t xml:space="preserve">, 12145 (2024).</w:t>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12.</w:t>
        <w:tab/>
      </w:r>
      <w:hyperlink r:id="rId123">
        <w:r w:rsidDel="00000000" w:rsidR="00000000" w:rsidRPr="00000000">
          <w:rPr>
            <w:b w:val="0"/>
            <w:bCs w:val="0"/>
            <w:i w:val="0"/>
            <w:iCs w:val="0"/>
            <w:color w:val="000000"/>
            <w:sz w:val="22"/>
            <w:szCs w:val="22"/>
            <w:u w:val="none"/>
            <w:rtl w:val="0"/>
          </w:rPr>
          <w:t xml:space="preserve">Yan, Q. </w:t>
        </w:r>
      </w:hyperlink>
      <w:hyperlink r:id="rId124">
        <w:r w:rsidDel="00000000" w:rsidR="00000000" w:rsidRPr="00000000">
          <w:rPr>
            <w:b w:val="0"/>
            <w:bCs w:val="0"/>
            <w:i w:val="1"/>
            <w:iCs w:val="1"/>
            <w:color w:val="000000"/>
            <w:sz w:val="22"/>
            <w:szCs w:val="22"/>
            <w:u w:val="none"/>
            <w:rtl w:val="0"/>
          </w:rPr>
          <w:t xml:space="preserve">et al.</w:t>
        </w:r>
      </w:hyperlink>
      <w:hyperlink r:id="rId125">
        <w:r w:rsidDel="00000000" w:rsidR="00000000" w:rsidRPr="00000000">
          <w:rPr>
            <w:b w:val="0"/>
            <w:bCs w:val="0"/>
            <w:i w:val="0"/>
            <w:iCs w:val="0"/>
            <w:color w:val="000000"/>
            <w:sz w:val="22"/>
            <w:szCs w:val="22"/>
            <w:u w:val="none"/>
            <w:rtl w:val="0"/>
          </w:rPr>
          <w:t xml:space="preserve"> Genome-wide analysis of disease progression in age-related macular degeneration. </w:t>
        </w:r>
      </w:hyperlink>
      <w:hyperlink r:id="rId126">
        <w:r w:rsidDel="00000000" w:rsidR="00000000" w:rsidRPr="00000000">
          <w:rPr>
            <w:b w:val="0"/>
            <w:bCs w:val="0"/>
            <w:i w:val="1"/>
            <w:iCs w:val="1"/>
            <w:color w:val="000000"/>
            <w:sz w:val="22"/>
            <w:szCs w:val="22"/>
            <w:u w:val="none"/>
            <w:rtl w:val="0"/>
          </w:rPr>
          <w:t xml:space="preserve">Hum. Mol. Genet.</w:t>
        </w:r>
      </w:hyperlink>
      <w:hyperlink r:id="rId127">
        <w:r w:rsidDel="00000000" w:rsidR="00000000" w:rsidRPr="00000000">
          <w:rPr>
            <w:b w:val="0"/>
            <w:bCs w:val="0"/>
            <w:i w:val="0"/>
            <w:iCs w:val="0"/>
            <w:color w:val="000000"/>
            <w:sz w:val="22"/>
            <w:szCs w:val="22"/>
            <w:u w:val="none"/>
            <w:rtl w:val="0"/>
          </w:rPr>
          <w:t xml:space="preserve"> </w:t>
        </w:r>
      </w:hyperlink>
      <w:hyperlink r:id="rId128">
        <w:r w:rsidDel="00000000" w:rsidR="00000000" w:rsidRPr="00000000">
          <w:rPr>
            <w:b w:val="1"/>
            <w:bCs w:val="1"/>
            <w:i w:val="0"/>
            <w:iCs w:val="0"/>
            <w:color w:val="000000"/>
            <w:sz w:val="22"/>
            <w:szCs w:val="22"/>
            <w:u w:val="none"/>
            <w:rtl w:val="0"/>
          </w:rPr>
          <w:t xml:space="preserve">27</w:t>
        </w:r>
      </w:hyperlink>
      <w:hyperlink r:id="rId129">
        <w:r w:rsidDel="00000000" w:rsidR="00000000" w:rsidRPr="00000000">
          <w:rPr>
            <w:b w:val="0"/>
            <w:bCs w:val="0"/>
            <w:i w:val="0"/>
            <w:iCs w:val="0"/>
            <w:color w:val="000000"/>
            <w:sz w:val="22"/>
            <w:szCs w:val="22"/>
            <w:u w:val="none"/>
            <w:rtl w:val="0"/>
          </w:rPr>
          <w:t xml:space="preserve">, 929–940 (2018).</w:t>
        </w:r>
      </w:hyperlink>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13.</w:t>
        <w:tab/>
      </w:r>
      <w:hyperlink r:id="rId130">
        <w:r w:rsidDel="00000000" w:rsidR="00000000" w:rsidRPr="00000000">
          <w:rPr>
            <w:b w:val="0"/>
            <w:bCs w:val="0"/>
            <w:i w:val="0"/>
            <w:iCs w:val="0"/>
            <w:color w:val="000000"/>
            <w:sz w:val="22"/>
            <w:szCs w:val="22"/>
            <w:u w:val="none"/>
            <w:rtl w:val="0"/>
          </w:rPr>
          <w:t xml:space="preserve">Charbel Issa, P. </w:t>
        </w:r>
      </w:hyperlink>
      <w:hyperlink r:id="rId131">
        <w:r w:rsidDel="00000000" w:rsidR="00000000" w:rsidRPr="00000000">
          <w:rPr>
            <w:b w:val="0"/>
            <w:bCs w:val="0"/>
            <w:i w:val="1"/>
            <w:iCs w:val="1"/>
            <w:color w:val="000000"/>
            <w:sz w:val="22"/>
            <w:szCs w:val="22"/>
            <w:u w:val="none"/>
            <w:rtl w:val="0"/>
          </w:rPr>
          <w:t xml:space="preserve">et al.</w:t>
        </w:r>
      </w:hyperlink>
      <w:hyperlink r:id="rId132">
        <w:r w:rsidDel="00000000" w:rsidR="00000000" w:rsidRPr="00000000">
          <w:rPr>
            <w:b w:val="0"/>
            <w:bCs w:val="0"/>
            <w:i w:val="0"/>
            <w:iCs w:val="0"/>
            <w:color w:val="000000"/>
            <w:sz w:val="22"/>
            <w:szCs w:val="22"/>
            <w:u w:val="none"/>
            <w:rtl w:val="0"/>
          </w:rPr>
          <w:t xml:space="preserve"> Macular telangiectasia type 2. </w:t>
        </w:r>
      </w:hyperlink>
      <w:hyperlink r:id="rId133">
        <w:r w:rsidDel="00000000" w:rsidR="00000000" w:rsidRPr="00000000">
          <w:rPr>
            <w:b w:val="0"/>
            <w:bCs w:val="0"/>
            <w:i w:val="1"/>
            <w:iCs w:val="1"/>
            <w:color w:val="000000"/>
            <w:sz w:val="22"/>
            <w:szCs w:val="22"/>
            <w:u w:val="none"/>
            <w:rtl w:val="0"/>
          </w:rPr>
          <w:t xml:space="preserve">Prog. Retin. Eye Res.</w:t>
        </w:r>
      </w:hyperlink>
      <w:hyperlink r:id="rId134">
        <w:r w:rsidDel="00000000" w:rsidR="00000000" w:rsidRPr="00000000">
          <w:rPr>
            <w:b w:val="0"/>
            <w:bCs w:val="0"/>
            <w:i w:val="0"/>
            <w:iCs w:val="0"/>
            <w:color w:val="000000"/>
            <w:sz w:val="22"/>
            <w:szCs w:val="22"/>
            <w:u w:val="none"/>
            <w:rtl w:val="0"/>
          </w:rPr>
          <w:t xml:space="preserve"> </w:t>
        </w:r>
      </w:hyperlink>
      <w:hyperlink r:id="rId135">
        <w:r w:rsidDel="00000000" w:rsidR="00000000" w:rsidRPr="00000000">
          <w:rPr>
            <w:b w:val="1"/>
            <w:bCs w:val="1"/>
            <w:i w:val="0"/>
            <w:iCs w:val="0"/>
            <w:color w:val="000000"/>
            <w:sz w:val="22"/>
            <w:szCs w:val="22"/>
            <w:u w:val="none"/>
            <w:rtl w:val="0"/>
          </w:rPr>
          <w:t xml:space="preserve">34</w:t>
        </w:r>
      </w:hyperlink>
      <w:hyperlink r:id="rId136">
        <w:r w:rsidDel="00000000" w:rsidR="00000000" w:rsidRPr="00000000">
          <w:rPr>
            <w:b w:val="0"/>
            <w:bCs w:val="0"/>
            <w:i w:val="0"/>
            <w:iCs w:val="0"/>
            <w:color w:val="000000"/>
            <w:sz w:val="22"/>
            <w:szCs w:val="22"/>
            <w:u w:val="none"/>
            <w:rtl w:val="0"/>
          </w:rPr>
          <w:t xml:space="preserve">, 49–77 (2013/5).</w:t>
        </w:r>
      </w:hyperlink>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14.</w:t>
        <w:tab/>
      </w:r>
      <w:hyperlink r:id="rId137">
        <w:r w:rsidDel="00000000" w:rsidR="00000000" w:rsidRPr="00000000">
          <w:rPr>
            <w:b w:val="0"/>
            <w:bCs w:val="0"/>
            <w:i w:val="0"/>
            <w:iCs w:val="0"/>
            <w:color w:val="000000"/>
            <w:sz w:val="22"/>
            <w:szCs w:val="22"/>
            <w:u w:val="none"/>
            <w:rtl w:val="0"/>
          </w:rPr>
          <w:t xml:space="preserve">Chew, E. Y. </w:t>
        </w:r>
      </w:hyperlink>
      <w:hyperlink r:id="rId138">
        <w:r w:rsidDel="00000000" w:rsidR="00000000" w:rsidRPr="00000000">
          <w:rPr>
            <w:b w:val="0"/>
            <w:bCs w:val="0"/>
            <w:i w:val="1"/>
            <w:iCs w:val="1"/>
            <w:color w:val="000000"/>
            <w:sz w:val="22"/>
            <w:szCs w:val="22"/>
            <w:u w:val="none"/>
            <w:rtl w:val="0"/>
          </w:rPr>
          <w:t xml:space="preserve">et al.</w:t>
        </w:r>
      </w:hyperlink>
      <w:hyperlink r:id="rId139">
        <w:r w:rsidDel="00000000" w:rsidR="00000000" w:rsidRPr="00000000">
          <w:rPr>
            <w:b w:val="0"/>
            <w:bCs w:val="0"/>
            <w:i w:val="0"/>
            <w:iCs w:val="0"/>
            <w:color w:val="000000"/>
            <w:sz w:val="22"/>
            <w:szCs w:val="22"/>
            <w:u w:val="none"/>
            <w:rtl w:val="0"/>
          </w:rPr>
          <w:t xml:space="preserve"> Macular Telangiectasia Type 2: A Classification System Using MultiModal Imaging MacTel Project Report Number 10. </w:t>
        </w:r>
      </w:hyperlink>
      <w:hyperlink r:id="rId140">
        <w:r w:rsidDel="00000000" w:rsidR="00000000" w:rsidRPr="00000000">
          <w:rPr>
            <w:b w:val="0"/>
            <w:bCs w:val="0"/>
            <w:i w:val="1"/>
            <w:iCs w:val="1"/>
            <w:color w:val="000000"/>
            <w:sz w:val="22"/>
            <w:szCs w:val="22"/>
            <w:u w:val="none"/>
            <w:rtl w:val="0"/>
          </w:rPr>
          <w:t xml:space="preserve">Ophthalmol Sci</w:t>
        </w:r>
      </w:hyperlink>
      <w:hyperlink r:id="rId141">
        <w:r w:rsidDel="00000000" w:rsidR="00000000" w:rsidRPr="00000000">
          <w:rPr>
            <w:b w:val="0"/>
            <w:bCs w:val="0"/>
            <w:i w:val="0"/>
            <w:iCs w:val="0"/>
            <w:color w:val="000000"/>
            <w:sz w:val="22"/>
            <w:szCs w:val="22"/>
            <w:u w:val="none"/>
            <w:rtl w:val="0"/>
          </w:rPr>
          <w:t xml:space="preserve"> </w:t>
        </w:r>
      </w:hyperlink>
      <w:hyperlink r:id="rId142">
        <w:r w:rsidDel="00000000" w:rsidR="00000000" w:rsidRPr="00000000">
          <w:rPr>
            <w:b w:val="1"/>
            <w:bCs w:val="1"/>
            <w:i w:val="0"/>
            <w:iCs w:val="0"/>
            <w:color w:val="000000"/>
            <w:sz w:val="22"/>
            <w:szCs w:val="22"/>
            <w:u w:val="none"/>
            <w:rtl w:val="0"/>
          </w:rPr>
          <w:t xml:space="preserve">3</w:t>
        </w:r>
      </w:hyperlink>
      <w:hyperlink r:id="rId143">
        <w:r w:rsidDel="00000000" w:rsidR="00000000" w:rsidRPr="00000000">
          <w:rPr>
            <w:b w:val="0"/>
            <w:bCs w:val="0"/>
            <w:i w:val="0"/>
            <w:iCs w:val="0"/>
            <w:color w:val="000000"/>
            <w:sz w:val="22"/>
            <w:szCs w:val="22"/>
            <w:u w:val="none"/>
            <w:rtl w:val="0"/>
          </w:rPr>
          <w:t xml:space="preserve">, 100261 (2023).</w:t>
        </w:r>
      </w:hyperlink>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15.</w:t>
        <w:tab/>
      </w:r>
      <w:hyperlink r:id="rId144">
        <w:r w:rsidDel="00000000" w:rsidR="00000000" w:rsidRPr="00000000">
          <w:rPr>
            <w:b w:val="0"/>
            <w:bCs w:val="0"/>
            <w:i w:val="0"/>
            <w:iCs w:val="0"/>
            <w:color w:val="000000"/>
            <w:sz w:val="22"/>
            <w:szCs w:val="22"/>
            <w:u w:val="none"/>
            <w:rtl w:val="0"/>
          </w:rPr>
          <w:t xml:space="preserve">Bonelli, R. </w:t>
        </w:r>
      </w:hyperlink>
      <w:hyperlink r:id="rId145">
        <w:r w:rsidDel="00000000" w:rsidR="00000000" w:rsidRPr="00000000">
          <w:rPr>
            <w:b w:val="0"/>
            <w:bCs w:val="0"/>
            <w:i w:val="1"/>
            <w:iCs w:val="1"/>
            <w:color w:val="000000"/>
            <w:sz w:val="22"/>
            <w:szCs w:val="22"/>
            <w:u w:val="none"/>
            <w:rtl w:val="0"/>
          </w:rPr>
          <w:t xml:space="preserve">et al.</w:t>
        </w:r>
      </w:hyperlink>
      <w:hyperlink r:id="rId146">
        <w:r w:rsidDel="00000000" w:rsidR="00000000" w:rsidRPr="00000000">
          <w:rPr>
            <w:b w:val="0"/>
            <w:bCs w:val="0"/>
            <w:i w:val="0"/>
            <w:iCs w:val="0"/>
            <w:color w:val="000000"/>
            <w:sz w:val="22"/>
            <w:szCs w:val="22"/>
            <w:u w:val="none"/>
            <w:rtl w:val="0"/>
          </w:rPr>
          <w:t xml:space="preserve"> Identification of genetic factors influencing metabolic dysregulation and retinal support for MacTel, a retinal disorder. </w:t>
        </w:r>
      </w:hyperlink>
      <w:hyperlink r:id="rId147">
        <w:r w:rsidDel="00000000" w:rsidR="00000000" w:rsidRPr="00000000">
          <w:rPr>
            <w:b w:val="0"/>
            <w:bCs w:val="0"/>
            <w:i w:val="1"/>
            <w:iCs w:val="1"/>
            <w:color w:val="000000"/>
            <w:sz w:val="22"/>
            <w:szCs w:val="22"/>
            <w:u w:val="none"/>
            <w:rtl w:val="0"/>
          </w:rPr>
          <w:t xml:space="preserve">Commun Biol</w:t>
        </w:r>
      </w:hyperlink>
      <w:hyperlink r:id="rId148">
        <w:r w:rsidDel="00000000" w:rsidR="00000000" w:rsidRPr="00000000">
          <w:rPr>
            <w:b w:val="0"/>
            <w:bCs w:val="0"/>
            <w:i w:val="0"/>
            <w:iCs w:val="0"/>
            <w:color w:val="000000"/>
            <w:sz w:val="22"/>
            <w:szCs w:val="22"/>
            <w:u w:val="none"/>
            <w:rtl w:val="0"/>
          </w:rPr>
          <w:t xml:space="preserve"> </w:t>
        </w:r>
      </w:hyperlink>
      <w:hyperlink r:id="rId149">
        <w:r w:rsidDel="00000000" w:rsidR="00000000" w:rsidRPr="00000000">
          <w:rPr>
            <w:b w:val="1"/>
            <w:bCs w:val="1"/>
            <w:i w:val="0"/>
            <w:iCs w:val="0"/>
            <w:color w:val="000000"/>
            <w:sz w:val="22"/>
            <w:szCs w:val="22"/>
            <w:u w:val="none"/>
            <w:rtl w:val="0"/>
          </w:rPr>
          <w:t xml:space="preserve">4</w:t>
        </w:r>
      </w:hyperlink>
      <w:hyperlink r:id="rId150">
        <w:r w:rsidDel="00000000" w:rsidR="00000000" w:rsidRPr="00000000">
          <w:rPr>
            <w:b w:val="0"/>
            <w:bCs w:val="0"/>
            <w:i w:val="0"/>
            <w:iCs w:val="0"/>
            <w:color w:val="000000"/>
            <w:sz w:val="22"/>
            <w:szCs w:val="22"/>
            <w:u w:val="none"/>
            <w:rtl w:val="0"/>
          </w:rPr>
          <w:t xml:space="preserve">, 274 (2021).</w:t>
        </w:r>
      </w:hyperlink>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16.</w:t>
        <w:tab/>
      </w:r>
      <w:hyperlink r:id="rId151">
        <w:r w:rsidDel="00000000" w:rsidR="00000000" w:rsidRPr="00000000">
          <w:rPr>
            <w:b w:val="0"/>
            <w:bCs w:val="0"/>
            <w:i w:val="0"/>
            <w:iCs w:val="0"/>
            <w:color w:val="000000"/>
            <w:sz w:val="22"/>
            <w:szCs w:val="22"/>
            <w:u w:val="none"/>
            <w:rtl w:val="0"/>
          </w:rPr>
          <w:t xml:space="preserve">Gantner, M. L. </w:t>
        </w:r>
      </w:hyperlink>
      <w:hyperlink r:id="rId152">
        <w:r w:rsidDel="00000000" w:rsidR="00000000" w:rsidRPr="00000000">
          <w:rPr>
            <w:b w:val="0"/>
            <w:bCs w:val="0"/>
            <w:i w:val="1"/>
            <w:iCs w:val="1"/>
            <w:color w:val="000000"/>
            <w:sz w:val="22"/>
            <w:szCs w:val="22"/>
            <w:u w:val="none"/>
            <w:rtl w:val="0"/>
          </w:rPr>
          <w:t xml:space="preserve">et al.</w:t>
        </w:r>
      </w:hyperlink>
      <w:hyperlink r:id="rId153">
        <w:r w:rsidDel="00000000" w:rsidR="00000000" w:rsidRPr="00000000">
          <w:rPr>
            <w:b w:val="0"/>
            <w:bCs w:val="0"/>
            <w:i w:val="0"/>
            <w:iCs w:val="0"/>
            <w:color w:val="000000"/>
            <w:sz w:val="22"/>
            <w:szCs w:val="22"/>
            <w:u w:val="none"/>
            <w:rtl w:val="0"/>
          </w:rPr>
          <w:t xml:space="preserve"> Serine and Lipid Metabolism in Macular Disease and Peripheral Neuropathy. </w:t>
        </w:r>
      </w:hyperlink>
      <w:hyperlink r:id="rId154">
        <w:r w:rsidDel="00000000" w:rsidR="00000000" w:rsidRPr="00000000">
          <w:rPr>
            <w:b w:val="0"/>
            <w:bCs w:val="0"/>
            <w:i w:val="1"/>
            <w:iCs w:val="1"/>
            <w:color w:val="000000"/>
            <w:sz w:val="22"/>
            <w:szCs w:val="22"/>
            <w:u w:val="none"/>
            <w:rtl w:val="0"/>
          </w:rPr>
          <w:t xml:space="preserve">N. Engl. J. Med.</w:t>
        </w:r>
      </w:hyperlink>
      <w:hyperlink r:id="rId155">
        <w:r w:rsidDel="00000000" w:rsidR="00000000" w:rsidRPr="00000000">
          <w:rPr>
            <w:b w:val="0"/>
            <w:bCs w:val="0"/>
            <w:i w:val="0"/>
            <w:iCs w:val="0"/>
            <w:color w:val="000000"/>
            <w:sz w:val="22"/>
            <w:szCs w:val="22"/>
            <w:u w:val="none"/>
            <w:rtl w:val="0"/>
          </w:rPr>
          <w:t xml:space="preserve"> (2019) doi:</w:t>
        </w:r>
      </w:hyperlink>
      <w:hyperlink r:id="rId156">
        <w:r w:rsidDel="00000000" w:rsidR="00000000" w:rsidRPr="00000000">
          <w:rPr>
            <w:b w:val="0"/>
            <w:bCs w:val="0"/>
            <w:i w:val="0"/>
            <w:iCs w:val="0"/>
            <w:color w:val="1155cc"/>
            <w:sz w:val="22"/>
            <w:szCs w:val="22"/>
            <w:u w:val="single"/>
            <w:rtl w:val="0"/>
          </w:rPr>
          <w:t xml:space="preserve">10.1056/NEJMoa1815111</w:t>
        </w:r>
      </w:hyperlink>
      <w:hyperlink r:id="rId157">
        <w:r w:rsidDel="00000000" w:rsidR="00000000" w:rsidRPr="00000000">
          <w:rPr>
            <w:b w:val="0"/>
            <w:bCs w:val="0"/>
            <w:i w:val="0"/>
            <w:iCs w:val="0"/>
            <w:color w:val="000000"/>
            <w:sz w:val="22"/>
            <w:szCs w:val="22"/>
            <w:u w:val="none"/>
            <w:rtl w:val="0"/>
          </w:rPr>
          <w:t xml:space="preserve">.</w:t>
        </w:r>
      </w:hyperlink>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17.</w:t>
        <w:tab/>
      </w:r>
      <w:hyperlink r:id="rId158">
        <w:r w:rsidDel="00000000" w:rsidR="00000000" w:rsidRPr="00000000">
          <w:rPr>
            <w:b w:val="0"/>
            <w:bCs w:val="0"/>
            <w:i w:val="0"/>
            <w:iCs w:val="0"/>
            <w:color w:val="000000"/>
            <w:sz w:val="22"/>
            <w:szCs w:val="22"/>
            <w:u w:val="none"/>
            <w:rtl w:val="0"/>
          </w:rPr>
          <w:t xml:space="preserve">Eade, K. </w:t>
        </w:r>
      </w:hyperlink>
      <w:hyperlink r:id="rId159">
        <w:r w:rsidDel="00000000" w:rsidR="00000000" w:rsidRPr="00000000">
          <w:rPr>
            <w:b w:val="0"/>
            <w:bCs w:val="0"/>
            <w:i w:val="1"/>
            <w:iCs w:val="1"/>
            <w:color w:val="000000"/>
            <w:sz w:val="22"/>
            <w:szCs w:val="22"/>
            <w:u w:val="none"/>
            <w:rtl w:val="0"/>
          </w:rPr>
          <w:t xml:space="preserve">et al.</w:t>
        </w:r>
      </w:hyperlink>
      <w:hyperlink r:id="rId160">
        <w:r w:rsidDel="00000000" w:rsidR="00000000" w:rsidRPr="00000000">
          <w:rPr>
            <w:b w:val="0"/>
            <w:bCs w:val="0"/>
            <w:i w:val="0"/>
            <w:iCs w:val="0"/>
            <w:color w:val="000000"/>
            <w:sz w:val="22"/>
            <w:szCs w:val="22"/>
            <w:u w:val="none"/>
            <w:rtl w:val="0"/>
          </w:rPr>
          <w:t xml:space="preserve"> Serine biosynthesis defect due to haploinsufficiency of PHGDH causes retinal disease. </w:t>
        </w:r>
      </w:hyperlink>
      <w:hyperlink r:id="rId161">
        <w:r w:rsidDel="00000000" w:rsidR="00000000" w:rsidRPr="00000000">
          <w:rPr>
            <w:b w:val="0"/>
            <w:bCs w:val="0"/>
            <w:i w:val="1"/>
            <w:iCs w:val="1"/>
            <w:color w:val="000000"/>
            <w:sz w:val="22"/>
            <w:szCs w:val="22"/>
            <w:u w:val="none"/>
            <w:rtl w:val="0"/>
          </w:rPr>
          <w:t xml:space="preserve">Nat Metab</w:t>
        </w:r>
      </w:hyperlink>
      <w:hyperlink r:id="rId162">
        <w:r w:rsidDel="00000000" w:rsidR="00000000" w:rsidRPr="00000000">
          <w:rPr>
            <w:b w:val="0"/>
            <w:bCs w:val="0"/>
            <w:i w:val="0"/>
            <w:iCs w:val="0"/>
            <w:color w:val="000000"/>
            <w:sz w:val="22"/>
            <w:szCs w:val="22"/>
            <w:u w:val="none"/>
            <w:rtl w:val="0"/>
          </w:rPr>
          <w:t xml:space="preserve"> </w:t>
        </w:r>
      </w:hyperlink>
      <w:hyperlink r:id="rId163">
        <w:r w:rsidDel="00000000" w:rsidR="00000000" w:rsidRPr="00000000">
          <w:rPr>
            <w:b w:val="1"/>
            <w:bCs w:val="1"/>
            <w:i w:val="0"/>
            <w:iCs w:val="0"/>
            <w:color w:val="000000"/>
            <w:sz w:val="22"/>
            <w:szCs w:val="22"/>
            <w:u w:val="none"/>
            <w:rtl w:val="0"/>
          </w:rPr>
          <w:t xml:space="preserve">3</w:t>
        </w:r>
      </w:hyperlink>
      <w:hyperlink r:id="rId164">
        <w:r w:rsidDel="00000000" w:rsidR="00000000" w:rsidRPr="00000000">
          <w:rPr>
            <w:b w:val="0"/>
            <w:bCs w:val="0"/>
            <w:i w:val="0"/>
            <w:iCs w:val="0"/>
            <w:color w:val="000000"/>
            <w:sz w:val="22"/>
            <w:szCs w:val="22"/>
            <w:u w:val="none"/>
            <w:rtl w:val="0"/>
          </w:rPr>
          <w:t xml:space="preserve">, 366–377 (2021).</w:t>
        </w:r>
      </w:hyperlink>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18.</w:t>
        <w:tab/>
      </w:r>
      <w:hyperlink r:id="rId165">
        <w:r w:rsidDel="00000000" w:rsidR="00000000" w:rsidRPr="00000000">
          <w:rPr>
            <w:b w:val="0"/>
            <w:bCs w:val="0"/>
            <w:i w:val="0"/>
            <w:iCs w:val="0"/>
            <w:color w:val="000000"/>
            <w:sz w:val="22"/>
            <w:szCs w:val="22"/>
            <w:u w:val="none"/>
            <w:rtl w:val="0"/>
          </w:rPr>
          <w:t xml:space="preserve">Heeren, T. F. C. </w:t>
        </w:r>
      </w:hyperlink>
      <w:hyperlink r:id="rId166">
        <w:r w:rsidDel="00000000" w:rsidR="00000000" w:rsidRPr="00000000">
          <w:rPr>
            <w:b w:val="0"/>
            <w:bCs w:val="0"/>
            <w:i w:val="1"/>
            <w:iCs w:val="1"/>
            <w:color w:val="000000"/>
            <w:sz w:val="22"/>
            <w:szCs w:val="22"/>
            <w:u w:val="none"/>
            <w:rtl w:val="0"/>
          </w:rPr>
          <w:t xml:space="preserve">et al.</w:t>
        </w:r>
      </w:hyperlink>
      <w:hyperlink r:id="rId167">
        <w:r w:rsidDel="00000000" w:rsidR="00000000" w:rsidRPr="00000000">
          <w:rPr>
            <w:b w:val="0"/>
            <w:bCs w:val="0"/>
            <w:i w:val="0"/>
            <w:iCs w:val="0"/>
            <w:color w:val="000000"/>
            <w:sz w:val="22"/>
            <w:szCs w:val="22"/>
            <w:u w:val="none"/>
            <w:rtl w:val="0"/>
          </w:rPr>
          <w:t xml:space="preserve"> Macular Telangiectasia Type 2: Visual Acuity, Disease End Stage, and the MacTel Area: MacTel Project Report Number 8. </w:t>
        </w:r>
      </w:hyperlink>
      <w:hyperlink r:id="rId168">
        <w:r w:rsidDel="00000000" w:rsidR="00000000" w:rsidRPr="00000000">
          <w:rPr>
            <w:b w:val="0"/>
            <w:bCs w:val="0"/>
            <w:i w:val="1"/>
            <w:iCs w:val="1"/>
            <w:color w:val="000000"/>
            <w:sz w:val="22"/>
            <w:szCs w:val="22"/>
            <w:u w:val="none"/>
            <w:rtl w:val="0"/>
          </w:rPr>
          <w:t xml:space="preserve">Ophthalmology</w:t>
        </w:r>
      </w:hyperlink>
      <w:hyperlink r:id="rId169">
        <w:r w:rsidDel="00000000" w:rsidR="00000000" w:rsidRPr="00000000">
          <w:rPr>
            <w:b w:val="0"/>
            <w:bCs w:val="0"/>
            <w:i w:val="0"/>
            <w:iCs w:val="0"/>
            <w:color w:val="000000"/>
            <w:sz w:val="22"/>
            <w:szCs w:val="22"/>
            <w:u w:val="none"/>
            <w:rtl w:val="0"/>
          </w:rPr>
          <w:t xml:space="preserve"> </w:t>
        </w:r>
      </w:hyperlink>
      <w:hyperlink r:id="rId170">
        <w:r w:rsidDel="00000000" w:rsidR="00000000" w:rsidRPr="00000000">
          <w:rPr>
            <w:b w:val="1"/>
            <w:bCs w:val="1"/>
            <w:i w:val="0"/>
            <w:iCs w:val="0"/>
            <w:color w:val="000000"/>
            <w:sz w:val="22"/>
            <w:szCs w:val="22"/>
            <w:u w:val="none"/>
            <w:rtl w:val="0"/>
          </w:rPr>
          <w:t xml:space="preserve">127</w:t>
        </w:r>
      </w:hyperlink>
      <w:hyperlink r:id="rId171">
        <w:r w:rsidDel="00000000" w:rsidR="00000000" w:rsidRPr="00000000">
          <w:rPr>
            <w:b w:val="0"/>
            <w:bCs w:val="0"/>
            <w:i w:val="0"/>
            <w:iCs w:val="0"/>
            <w:color w:val="000000"/>
            <w:sz w:val="22"/>
            <w:szCs w:val="22"/>
            <w:u w:val="none"/>
            <w:rtl w:val="0"/>
          </w:rPr>
          <w:t xml:space="preserve">, 1539–1548 (2020).</w:t>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19.</w:t>
        <w:tab/>
      </w:r>
      <w:hyperlink r:id="rId172">
        <w:r w:rsidDel="00000000" w:rsidR="00000000" w:rsidRPr="00000000">
          <w:rPr>
            <w:b w:val="0"/>
            <w:bCs w:val="0"/>
            <w:i w:val="0"/>
            <w:iCs w:val="0"/>
            <w:color w:val="000000"/>
            <w:sz w:val="22"/>
            <w:szCs w:val="22"/>
            <w:u w:val="none"/>
            <w:rtl w:val="0"/>
          </w:rPr>
          <w:t xml:space="preserve">Clemons, T. E. </w:t>
        </w:r>
      </w:hyperlink>
      <w:hyperlink r:id="rId173">
        <w:r w:rsidDel="00000000" w:rsidR="00000000" w:rsidRPr="00000000">
          <w:rPr>
            <w:b w:val="0"/>
            <w:bCs w:val="0"/>
            <w:i w:val="1"/>
            <w:iCs w:val="1"/>
            <w:color w:val="000000"/>
            <w:sz w:val="22"/>
            <w:szCs w:val="22"/>
            <w:u w:val="none"/>
            <w:rtl w:val="0"/>
          </w:rPr>
          <w:t xml:space="preserve">et al.</w:t>
        </w:r>
      </w:hyperlink>
      <w:hyperlink r:id="rId174">
        <w:r w:rsidDel="00000000" w:rsidR="00000000" w:rsidRPr="00000000">
          <w:rPr>
            <w:b w:val="0"/>
            <w:bCs w:val="0"/>
            <w:i w:val="0"/>
            <w:iCs w:val="0"/>
            <w:color w:val="000000"/>
            <w:sz w:val="22"/>
            <w:szCs w:val="22"/>
            <w:u w:val="none"/>
            <w:rtl w:val="0"/>
          </w:rPr>
          <w:t xml:space="preserve"> Baseline characteristics of participants in the natural history study of macular telangiectasia (MacTel) MacTel Project Report No. 2. </w:t>
        </w:r>
      </w:hyperlink>
      <w:hyperlink r:id="rId175">
        <w:r w:rsidDel="00000000" w:rsidR="00000000" w:rsidRPr="00000000">
          <w:rPr>
            <w:b w:val="0"/>
            <w:bCs w:val="0"/>
            <w:i w:val="1"/>
            <w:iCs w:val="1"/>
            <w:color w:val="000000"/>
            <w:sz w:val="22"/>
            <w:szCs w:val="22"/>
            <w:u w:val="none"/>
            <w:rtl w:val="0"/>
          </w:rPr>
          <w:t xml:space="preserve">Ophthalmic Epidemiol.</w:t>
        </w:r>
      </w:hyperlink>
      <w:hyperlink r:id="rId176">
        <w:r w:rsidDel="00000000" w:rsidR="00000000" w:rsidRPr="00000000">
          <w:rPr>
            <w:b w:val="0"/>
            <w:bCs w:val="0"/>
            <w:i w:val="0"/>
            <w:iCs w:val="0"/>
            <w:color w:val="000000"/>
            <w:sz w:val="22"/>
            <w:szCs w:val="22"/>
            <w:u w:val="none"/>
            <w:rtl w:val="0"/>
          </w:rPr>
          <w:t xml:space="preserve"> </w:t>
        </w:r>
      </w:hyperlink>
      <w:hyperlink r:id="rId177">
        <w:r w:rsidDel="00000000" w:rsidR="00000000" w:rsidRPr="00000000">
          <w:rPr>
            <w:b w:val="1"/>
            <w:bCs w:val="1"/>
            <w:i w:val="0"/>
            <w:iCs w:val="0"/>
            <w:color w:val="000000"/>
            <w:sz w:val="22"/>
            <w:szCs w:val="22"/>
            <w:u w:val="none"/>
            <w:rtl w:val="0"/>
          </w:rPr>
          <w:t xml:space="preserve">17</w:t>
        </w:r>
      </w:hyperlink>
      <w:hyperlink r:id="rId178">
        <w:r w:rsidDel="00000000" w:rsidR="00000000" w:rsidRPr="00000000">
          <w:rPr>
            <w:b w:val="0"/>
            <w:bCs w:val="0"/>
            <w:i w:val="0"/>
            <w:iCs w:val="0"/>
            <w:color w:val="000000"/>
            <w:sz w:val="22"/>
            <w:szCs w:val="22"/>
            <w:u w:val="none"/>
            <w:rtl w:val="0"/>
          </w:rPr>
          <w:t xml:space="preserve">, 66–73 (2010).</w:t>
        </w:r>
      </w:hyperlink>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20.</w:t>
        <w:tab/>
      </w:r>
      <w:hyperlink r:id="rId179">
        <w:r w:rsidDel="00000000" w:rsidR="00000000" w:rsidRPr="00000000">
          <w:rPr>
            <w:b w:val="0"/>
            <w:bCs w:val="0"/>
            <w:i w:val="0"/>
            <w:iCs w:val="0"/>
            <w:color w:val="000000"/>
            <w:sz w:val="22"/>
            <w:szCs w:val="22"/>
            <w:u w:val="none"/>
            <w:rtl w:val="0"/>
          </w:rPr>
          <w:t xml:space="preserve">van Buuren, S. &amp; Groothuis-Oudshoorn, K. mice : Multivariate Imputation by Chained Equations in R. </w:t>
        </w:r>
      </w:hyperlink>
      <w:hyperlink r:id="rId180">
        <w:r w:rsidDel="00000000" w:rsidR="00000000" w:rsidRPr="00000000">
          <w:rPr>
            <w:b w:val="0"/>
            <w:bCs w:val="0"/>
            <w:i w:val="1"/>
            <w:iCs w:val="1"/>
            <w:color w:val="000000"/>
            <w:sz w:val="22"/>
            <w:szCs w:val="22"/>
            <w:u w:val="none"/>
            <w:rtl w:val="0"/>
          </w:rPr>
          <w:t xml:space="preserve">J. Stat. Soft.</w:t>
        </w:r>
      </w:hyperlink>
      <w:hyperlink r:id="rId181">
        <w:r w:rsidDel="00000000" w:rsidR="00000000" w:rsidRPr="00000000">
          <w:rPr>
            <w:b w:val="0"/>
            <w:bCs w:val="0"/>
            <w:i w:val="0"/>
            <w:iCs w:val="0"/>
            <w:color w:val="000000"/>
            <w:sz w:val="22"/>
            <w:szCs w:val="22"/>
            <w:u w:val="none"/>
            <w:rtl w:val="0"/>
          </w:rPr>
          <w:t xml:space="preserve"> </w:t>
        </w:r>
      </w:hyperlink>
      <w:hyperlink r:id="rId182">
        <w:r w:rsidDel="00000000" w:rsidR="00000000" w:rsidRPr="00000000">
          <w:rPr>
            <w:b w:val="1"/>
            <w:bCs w:val="1"/>
            <w:i w:val="0"/>
            <w:iCs w:val="0"/>
            <w:color w:val="000000"/>
            <w:sz w:val="22"/>
            <w:szCs w:val="22"/>
            <w:u w:val="none"/>
            <w:rtl w:val="0"/>
          </w:rPr>
          <w:t xml:space="preserve">45</w:t>
        </w:r>
      </w:hyperlink>
      <w:hyperlink r:id="rId183">
        <w:r w:rsidDel="00000000" w:rsidR="00000000" w:rsidRPr="00000000">
          <w:rPr>
            <w:b w:val="0"/>
            <w:bCs w:val="0"/>
            <w:i w:val="0"/>
            <w:iCs w:val="0"/>
            <w:color w:val="000000"/>
            <w:sz w:val="22"/>
            <w:szCs w:val="22"/>
            <w:u w:val="none"/>
            <w:rtl w:val="0"/>
          </w:rPr>
          <w:t xml:space="preserve">, 1–67 (2011).</w:t>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21.</w:t>
        <w:tab/>
      </w:r>
      <w:hyperlink r:id="rId184">
        <w:r w:rsidDel="00000000" w:rsidR="00000000" w:rsidRPr="00000000">
          <w:rPr>
            <w:b w:val="0"/>
            <w:bCs w:val="0"/>
            <w:i w:val="0"/>
            <w:iCs w:val="0"/>
            <w:color w:val="000000"/>
            <w:sz w:val="22"/>
            <w:szCs w:val="22"/>
            <w:u w:val="none"/>
            <w:rtl w:val="0"/>
          </w:rPr>
          <w:t xml:space="preserve">Chen, T. &amp; Guestrin, C. XGBoost: A Scalable Tree Boosting System. in </w:t>
        </w:r>
      </w:hyperlink>
      <w:hyperlink r:id="rId185">
        <w:r w:rsidDel="00000000" w:rsidR="00000000" w:rsidRPr="00000000">
          <w:rPr>
            <w:b w:val="0"/>
            <w:bCs w:val="0"/>
            <w:i w:val="1"/>
            <w:iCs w:val="1"/>
            <w:color w:val="000000"/>
            <w:sz w:val="22"/>
            <w:szCs w:val="22"/>
            <w:u w:val="none"/>
            <w:rtl w:val="0"/>
          </w:rPr>
          <w:t xml:space="preserve">Proceedings of the 22nd ACM SIGKDD International Conference on Knowledge Discovery and Data Mining</w:t>
        </w:r>
      </w:hyperlink>
      <w:hyperlink r:id="rId186">
        <w:r w:rsidDel="00000000" w:rsidR="00000000" w:rsidRPr="00000000">
          <w:rPr>
            <w:b w:val="0"/>
            <w:bCs w:val="0"/>
            <w:i w:val="0"/>
            <w:iCs w:val="0"/>
            <w:color w:val="000000"/>
            <w:sz w:val="22"/>
            <w:szCs w:val="22"/>
            <w:u w:val="none"/>
            <w:rtl w:val="0"/>
          </w:rPr>
          <w:t xml:space="preserve"> (ACM, New York, NY, USA, 2016). doi:</w:t>
        </w:r>
      </w:hyperlink>
      <w:hyperlink r:id="rId187">
        <w:r w:rsidDel="00000000" w:rsidR="00000000" w:rsidRPr="00000000">
          <w:rPr>
            <w:b w:val="0"/>
            <w:bCs w:val="0"/>
            <w:i w:val="0"/>
            <w:iCs w:val="0"/>
            <w:color w:val="1155cc"/>
            <w:sz w:val="22"/>
            <w:szCs w:val="22"/>
            <w:u w:val="single"/>
            <w:rtl w:val="0"/>
          </w:rPr>
          <w:t xml:space="preserve">10.1145/2939672.2939785</w:t>
        </w:r>
      </w:hyperlink>
      <w:hyperlink r:id="rId188">
        <w:r w:rsidDel="00000000" w:rsidR="00000000" w:rsidRPr="00000000">
          <w:rPr>
            <w:b w:val="0"/>
            <w:bCs w:val="0"/>
            <w:i w:val="0"/>
            <w:iCs w:val="0"/>
            <w:color w:val="000000"/>
            <w:sz w:val="22"/>
            <w:szCs w:val="22"/>
            <w:u w:val="none"/>
            <w:rtl w:val="0"/>
          </w:rPr>
          <w:t xml:space="preserve">.</w:t>
        </w:r>
      </w:hyperlink>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22.</w:t>
        <w:tab/>
      </w:r>
      <w:hyperlink r:id="rId189">
        <w:r w:rsidDel="00000000" w:rsidR="00000000" w:rsidRPr="00000000">
          <w:rPr>
            <w:b w:val="0"/>
            <w:bCs w:val="0"/>
            <w:i w:val="0"/>
            <w:iCs w:val="0"/>
            <w:color w:val="000000"/>
            <w:sz w:val="22"/>
            <w:szCs w:val="22"/>
            <w:u w:val="none"/>
            <w:rtl w:val="0"/>
          </w:rPr>
          <w:t xml:space="preserve">Lundberg, S. M. &amp; Lee, S.-I. A Unified Approach to Interpreting Model Predictions. </w:t>
        </w:r>
      </w:hyperlink>
      <w:hyperlink r:id="rId190">
        <w:r w:rsidDel="00000000" w:rsidR="00000000" w:rsidRPr="00000000">
          <w:rPr>
            <w:b w:val="0"/>
            <w:bCs w:val="0"/>
            <w:i w:val="1"/>
            <w:iCs w:val="1"/>
            <w:color w:val="000000"/>
            <w:sz w:val="22"/>
            <w:szCs w:val="22"/>
            <w:u w:val="none"/>
            <w:rtl w:val="0"/>
          </w:rPr>
          <w:t xml:space="preserve">Advances in Neural Information Processing Systems</w:t>
        </w:r>
      </w:hyperlink>
      <w:hyperlink r:id="rId191">
        <w:r w:rsidDel="00000000" w:rsidR="00000000" w:rsidRPr="00000000">
          <w:rPr>
            <w:b w:val="0"/>
            <w:bCs w:val="0"/>
            <w:i w:val="0"/>
            <w:iCs w:val="0"/>
            <w:color w:val="000000"/>
            <w:sz w:val="22"/>
            <w:szCs w:val="22"/>
            <w:u w:val="none"/>
            <w:rtl w:val="0"/>
          </w:rPr>
          <w:t xml:space="preserve"> </w:t>
        </w:r>
      </w:hyperlink>
      <w:hyperlink r:id="rId192">
        <w:r w:rsidDel="00000000" w:rsidR="00000000" w:rsidRPr="00000000">
          <w:rPr>
            <w:b w:val="1"/>
            <w:bCs w:val="1"/>
            <w:i w:val="0"/>
            <w:iCs w:val="0"/>
            <w:color w:val="000000"/>
            <w:sz w:val="22"/>
            <w:szCs w:val="22"/>
            <w:u w:val="none"/>
            <w:rtl w:val="0"/>
          </w:rPr>
          <w:t xml:space="preserve">30</w:t>
        </w:r>
      </w:hyperlink>
      <w:hyperlink r:id="rId193">
        <w:r w:rsidDel="00000000" w:rsidR="00000000" w:rsidRPr="00000000">
          <w:rPr>
            <w:b w:val="0"/>
            <w:bCs w:val="0"/>
            <w:i w:val="0"/>
            <w:iCs w:val="0"/>
            <w:color w:val="000000"/>
            <w:sz w:val="22"/>
            <w:szCs w:val="22"/>
            <w:u w:val="none"/>
            <w:rtl w:val="0"/>
          </w:rPr>
          <w:t xml:space="preserve">, (2017).</w:t>
        </w:r>
      </w:hyperlink>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23.</w:t>
        <w:tab/>
      </w:r>
      <w:hyperlink r:id="rId194">
        <w:r w:rsidDel="00000000" w:rsidR="00000000" w:rsidRPr="00000000">
          <w:rPr>
            <w:b w:val="0"/>
            <w:bCs w:val="0"/>
            <w:i w:val="0"/>
            <w:iCs w:val="0"/>
            <w:color w:val="000000"/>
            <w:sz w:val="22"/>
            <w:szCs w:val="22"/>
            <w:u w:val="none"/>
            <w:rtl w:val="0"/>
          </w:rPr>
          <w:t xml:space="preserve">Shen, L. L., Del Priore, L. V. &amp; Warren, J. L. A hierarchical Bayesian entry time realignment method to study the long-term natural history of diseases. </w:t>
        </w:r>
      </w:hyperlink>
      <w:hyperlink r:id="rId195">
        <w:r w:rsidDel="00000000" w:rsidR="00000000" w:rsidRPr="00000000">
          <w:rPr>
            <w:b w:val="0"/>
            <w:bCs w:val="0"/>
            <w:i w:val="1"/>
            <w:iCs w:val="1"/>
            <w:color w:val="000000"/>
            <w:sz w:val="22"/>
            <w:szCs w:val="22"/>
            <w:u w:val="none"/>
            <w:rtl w:val="0"/>
          </w:rPr>
          <w:t xml:space="preserve">Sci. Rep.</w:t>
        </w:r>
      </w:hyperlink>
      <w:hyperlink r:id="rId196">
        <w:r w:rsidDel="00000000" w:rsidR="00000000" w:rsidRPr="00000000">
          <w:rPr>
            <w:b w:val="0"/>
            <w:bCs w:val="0"/>
            <w:i w:val="0"/>
            <w:iCs w:val="0"/>
            <w:color w:val="000000"/>
            <w:sz w:val="22"/>
            <w:szCs w:val="22"/>
            <w:u w:val="none"/>
            <w:rtl w:val="0"/>
          </w:rPr>
          <w:t xml:space="preserve"> </w:t>
        </w:r>
      </w:hyperlink>
      <w:hyperlink r:id="rId197">
        <w:r w:rsidDel="00000000" w:rsidR="00000000" w:rsidRPr="00000000">
          <w:rPr>
            <w:b w:val="1"/>
            <w:bCs w:val="1"/>
            <w:i w:val="0"/>
            <w:iCs w:val="0"/>
            <w:color w:val="000000"/>
            <w:sz w:val="22"/>
            <w:szCs w:val="22"/>
            <w:u w:val="none"/>
            <w:rtl w:val="0"/>
          </w:rPr>
          <w:t xml:space="preserve">12</w:t>
        </w:r>
      </w:hyperlink>
      <w:hyperlink r:id="rId198">
        <w:r w:rsidDel="00000000" w:rsidR="00000000" w:rsidRPr="00000000">
          <w:rPr>
            <w:b w:val="0"/>
            <w:bCs w:val="0"/>
            <w:i w:val="0"/>
            <w:iCs w:val="0"/>
            <w:color w:val="000000"/>
            <w:sz w:val="22"/>
            <w:szCs w:val="22"/>
            <w:u w:val="none"/>
            <w:rtl w:val="0"/>
          </w:rPr>
          <w:t xml:space="preserve">, 4869 (2022).</w:t>
        </w:r>
      </w:hyperlink>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24.</w:t>
        <w:tab/>
      </w:r>
      <w:hyperlink r:id="rId199">
        <w:r w:rsidDel="00000000" w:rsidR="00000000" w:rsidRPr="00000000">
          <w:rPr>
            <w:b w:val="0"/>
            <w:bCs w:val="0"/>
            <w:i w:val="0"/>
            <w:iCs w:val="0"/>
            <w:color w:val="000000"/>
            <w:sz w:val="22"/>
            <w:szCs w:val="22"/>
            <w:u w:val="none"/>
            <w:rtl w:val="0"/>
          </w:rPr>
          <w:t xml:space="preserve">Lotta, L. A. </w:t>
        </w:r>
      </w:hyperlink>
      <w:hyperlink r:id="rId200">
        <w:r w:rsidDel="00000000" w:rsidR="00000000" w:rsidRPr="00000000">
          <w:rPr>
            <w:b w:val="0"/>
            <w:bCs w:val="0"/>
            <w:i w:val="1"/>
            <w:iCs w:val="1"/>
            <w:color w:val="000000"/>
            <w:sz w:val="22"/>
            <w:szCs w:val="22"/>
            <w:u w:val="none"/>
            <w:rtl w:val="0"/>
          </w:rPr>
          <w:t xml:space="preserve">et al.</w:t>
        </w:r>
      </w:hyperlink>
      <w:hyperlink r:id="rId201">
        <w:r w:rsidDel="00000000" w:rsidR="00000000" w:rsidRPr="00000000">
          <w:rPr>
            <w:b w:val="0"/>
            <w:bCs w:val="0"/>
            <w:i w:val="0"/>
            <w:iCs w:val="0"/>
            <w:color w:val="000000"/>
            <w:sz w:val="22"/>
            <w:szCs w:val="22"/>
            <w:u w:val="none"/>
            <w:rtl w:val="0"/>
          </w:rPr>
          <w:t xml:space="preserve"> A cross-platform approach identifies genetic regulators of human metabolism and health. </w:t>
        </w:r>
      </w:hyperlink>
      <w:hyperlink r:id="rId202">
        <w:r w:rsidDel="00000000" w:rsidR="00000000" w:rsidRPr="00000000">
          <w:rPr>
            <w:b w:val="0"/>
            <w:bCs w:val="0"/>
            <w:i w:val="1"/>
            <w:iCs w:val="1"/>
            <w:color w:val="000000"/>
            <w:sz w:val="22"/>
            <w:szCs w:val="22"/>
            <w:u w:val="none"/>
            <w:rtl w:val="0"/>
          </w:rPr>
          <w:t xml:space="preserve">Nat. Genet.</w:t>
        </w:r>
      </w:hyperlink>
      <w:hyperlink r:id="rId203">
        <w:r w:rsidDel="00000000" w:rsidR="00000000" w:rsidRPr="00000000">
          <w:rPr>
            <w:b w:val="0"/>
            <w:bCs w:val="0"/>
            <w:i w:val="0"/>
            <w:iCs w:val="0"/>
            <w:color w:val="000000"/>
            <w:sz w:val="22"/>
            <w:szCs w:val="22"/>
            <w:u w:val="none"/>
            <w:rtl w:val="0"/>
          </w:rPr>
          <w:t xml:space="preserve"> </w:t>
        </w:r>
      </w:hyperlink>
      <w:hyperlink r:id="rId204">
        <w:r w:rsidDel="00000000" w:rsidR="00000000" w:rsidRPr="00000000">
          <w:rPr>
            <w:b w:val="1"/>
            <w:bCs w:val="1"/>
            <w:i w:val="0"/>
            <w:iCs w:val="0"/>
            <w:color w:val="000000"/>
            <w:sz w:val="22"/>
            <w:szCs w:val="22"/>
            <w:u w:val="none"/>
            <w:rtl w:val="0"/>
          </w:rPr>
          <w:t xml:space="preserve">53</w:t>
        </w:r>
      </w:hyperlink>
      <w:hyperlink r:id="rId205">
        <w:r w:rsidDel="00000000" w:rsidR="00000000" w:rsidRPr="00000000">
          <w:rPr>
            <w:b w:val="0"/>
            <w:bCs w:val="0"/>
            <w:i w:val="0"/>
            <w:iCs w:val="0"/>
            <w:color w:val="000000"/>
            <w:sz w:val="22"/>
            <w:szCs w:val="22"/>
            <w:u w:val="none"/>
            <w:rtl w:val="0"/>
          </w:rPr>
          <w:t xml:space="preserve">, 54–64 (2021).</w:t>
        </w:r>
      </w:hyperlink>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25.</w:t>
        <w:tab/>
      </w:r>
      <w:hyperlink r:id="rId206">
        <w:r w:rsidDel="00000000" w:rsidR="00000000" w:rsidRPr="00000000">
          <w:rPr>
            <w:b w:val="0"/>
            <w:bCs w:val="0"/>
            <w:i w:val="0"/>
            <w:iCs w:val="0"/>
            <w:color w:val="000000"/>
            <w:sz w:val="22"/>
            <w:szCs w:val="22"/>
            <w:u w:val="none"/>
            <w:rtl w:val="0"/>
          </w:rPr>
          <w:t xml:space="preserve">Karjalainen, M. K. </w:t>
        </w:r>
      </w:hyperlink>
      <w:hyperlink r:id="rId207">
        <w:r w:rsidDel="00000000" w:rsidR="00000000" w:rsidRPr="00000000">
          <w:rPr>
            <w:b w:val="0"/>
            <w:bCs w:val="0"/>
            <w:i w:val="1"/>
            <w:iCs w:val="1"/>
            <w:color w:val="000000"/>
            <w:sz w:val="22"/>
            <w:szCs w:val="22"/>
            <w:u w:val="none"/>
            <w:rtl w:val="0"/>
          </w:rPr>
          <w:t xml:space="preserve">et al.</w:t>
        </w:r>
      </w:hyperlink>
      <w:hyperlink r:id="rId208">
        <w:r w:rsidDel="00000000" w:rsidR="00000000" w:rsidRPr="00000000">
          <w:rPr>
            <w:b w:val="0"/>
            <w:bCs w:val="0"/>
            <w:i w:val="0"/>
            <w:iCs w:val="0"/>
            <w:color w:val="000000"/>
            <w:sz w:val="22"/>
            <w:szCs w:val="22"/>
            <w:u w:val="none"/>
            <w:rtl w:val="0"/>
          </w:rPr>
          <w:t xml:space="preserve"> Genome-wide characterization of circulating metabolic biomarkers. </w:t>
        </w:r>
      </w:hyperlink>
      <w:hyperlink r:id="rId209">
        <w:r w:rsidDel="00000000" w:rsidR="00000000" w:rsidRPr="00000000">
          <w:rPr>
            <w:b w:val="0"/>
            <w:bCs w:val="0"/>
            <w:i w:val="1"/>
            <w:iCs w:val="1"/>
            <w:color w:val="000000"/>
            <w:sz w:val="22"/>
            <w:szCs w:val="22"/>
            <w:u w:val="none"/>
            <w:rtl w:val="0"/>
          </w:rPr>
          <w:t xml:space="preserve">Nature</w:t>
        </w:r>
      </w:hyperlink>
      <w:hyperlink r:id="rId210">
        <w:r w:rsidDel="00000000" w:rsidR="00000000" w:rsidRPr="00000000">
          <w:rPr>
            <w:b w:val="0"/>
            <w:bCs w:val="0"/>
            <w:i w:val="0"/>
            <w:iCs w:val="0"/>
            <w:color w:val="000000"/>
            <w:sz w:val="22"/>
            <w:szCs w:val="22"/>
            <w:u w:val="none"/>
            <w:rtl w:val="0"/>
          </w:rPr>
          <w:t xml:space="preserve"> </w:t>
        </w:r>
      </w:hyperlink>
      <w:hyperlink r:id="rId211">
        <w:r w:rsidDel="00000000" w:rsidR="00000000" w:rsidRPr="00000000">
          <w:rPr>
            <w:b w:val="1"/>
            <w:bCs w:val="1"/>
            <w:i w:val="0"/>
            <w:iCs w:val="0"/>
            <w:color w:val="000000"/>
            <w:sz w:val="22"/>
            <w:szCs w:val="22"/>
            <w:u w:val="none"/>
            <w:rtl w:val="0"/>
          </w:rPr>
          <w:t xml:space="preserve">628</w:t>
        </w:r>
      </w:hyperlink>
      <w:hyperlink r:id="rId212">
        <w:r w:rsidDel="00000000" w:rsidR="00000000" w:rsidRPr="00000000">
          <w:rPr>
            <w:b w:val="0"/>
            <w:bCs w:val="0"/>
            <w:i w:val="0"/>
            <w:iCs w:val="0"/>
            <w:color w:val="000000"/>
            <w:sz w:val="22"/>
            <w:szCs w:val="22"/>
            <w:u w:val="none"/>
            <w:rtl w:val="0"/>
          </w:rPr>
          <w:t xml:space="preserve">, 130–138 (2024).</w:t>
        </w:r>
      </w:hyperlink>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26.</w:t>
        <w:tab/>
      </w:r>
      <w:hyperlink r:id="rId213">
        <w:r w:rsidDel="00000000" w:rsidR="00000000" w:rsidRPr="00000000">
          <w:rPr>
            <w:b w:val="0"/>
            <w:bCs w:val="0"/>
            <w:i w:val="0"/>
            <w:iCs w:val="0"/>
            <w:color w:val="000000"/>
            <w:sz w:val="22"/>
            <w:szCs w:val="22"/>
            <w:u w:val="none"/>
            <w:rtl w:val="0"/>
          </w:rPr>
          <w:t xml:space="preserve">Diabetes Genetics Initiative of Broad Institute of Harvard and MIT, Lund University, and Novartis Institutes of BioMedical Research </w:t>
        </w:r>
      </w:hyperlink>
      <w:hyperlink r:id="rId214">
        <w:r w:rsidDel="00000000" w:rsidR="00000000" w:rsidRPr="00000000">
          <w:rPr>
            <w:b w:val="0"/>
            <w:bCs w:val="0"/>
            <w:i w:val="1"/>
            <w:iCs w:val="1"/>
            <w:color w:val="000000"/>
            <w:sz w:val="22"/>
            <w:szCs w:val="22"/>
            <w:u w:val="none"/>
            <w:rtl w:val="0"/>
          </w:rPr>
          <w:t xml:space="preserve">et al.</w:t>
        </w:r>
      </w:hyperlink>
      <w:hyperlink r:id="rId215">
        <w:r w:rsidDel="00000000" w:rsidR="00000000" w:rsidRPr="00000000">
          <w:rPr>
            <w:b w:val="0"/>
            <w:bCs w:val="0"/>
            <w:i w:val="0"/>
            <w:iCs w:val="0"/>
            <w:color w:val="000000"/>
            <w:sz w:val="22"/>
            <w:szCs w:val="22"/>
            <w:u w:val="none"/>
            <w:rtl w:val="0"/>
          </w:rPr>
          <w:t xml:space="preserve"> Genome-wide association analysis identifies loci for type 2 diabetes and triglyceride levels. </w:t>
        </w:r>
      </w:hyperlink>
      <w:hyperlink r:id="rId216">
        <w:r w:rsidDel="00000000" w:rsidR="00000000" w:rsidRPr="00000000">
          <w:rPr>
            <w:b w:val="0"/>
            <w:bCs w:val="0"/>
            <w:i w:val="1"/>
            <w:iCs w:val="1"/>
            <w:color w:val="000000"/>
            <w:sz w:val="22"/>
            <w:szCs w:val="22"/>
            <w:u w:val="none"/>
            <w:rtl w:val="0"/>
          </w:rPr>
          <w:t xml:space="preserve">Science</w:t>
        </w:r>
      </w:hyperlink>
      <w:hyperlink r:id="rId217">
        <w:r w:rsidDel="00000000" w:rsidR="00000000" w:rsidRPr="00000000">
          <w:rPr>
            <w:b w:val="0"/>
            <w:bCs w:val="0"/>
            <w:i w:val="0"/>
            <w:iCs w:val="0"/>
            <w:color w:val="000000"/>
            <w:sz w:val="22"/>
            <w:szCs w:val="22"/>
            <w:u w:val="none"/>
            <w:rtl w:val="0"/>
          </w:rPr>
          <w:t xml:space="preserve"> </w:t>
        </w:r>
      </w:hyperlink>
      <w:hyperlink r:id="rId218">
        <w:r w:rsidDel="00000000" w:rsidR="00000000" w:rsidRPr="00000000">
          <w:rPr>
            <w:b w:val="1"/>
            <w:bCs w:val="1"/>
            <w:i w:val="0"/>
            <w:iCs w:val="0"/>
            <w:color w:val="000000"/>
            <w:sz w:val="22"/>
            <w:szCs w:val="22"/>
            <w:u w:val="none"/>
            <w:rtl w:val="0"/>
          </w:rPr>
          <w:t xml:space="preserve">316</w:t>
        </w:r>
      </w:hyperlink>
      <w:hyperlink r:id="rId219">
        <w:r w:rsidDel="00000000" w:rsidR="00000000" w:rsidRPr="00000000">
          <w:rPr>
            <w:b w:val="0"/>
            <w:bCs w:val="0"/>
            <w:i w:val="0"/>
            <w:iCs w:val="0"/>
            <w:color w:val="000000"/>
            <w:sz w:val="22"/>
            <w:szCs w:val="22"/>
            <w:u w:val="none"/>
            <w:rtl w:val="0"/>
          </w:rPr>
          <w:t xml:space="preserve">, 1331–1336 (2007).</w:t>
        </w:r>
      </w:hyperlink>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27.</w:t>
        <w:tab/>
      </w:r>
      <w:hyperlink r:id="rId220">
        <w:r w:rsidDel="00000000" w:rsidR="00000000" w:rsidRPr="00000000">
          <w:rPr>
            <w:b w:val="0"/>
            <w:bCs w:val="0"/>
            <w:i w:val="0"/>
            <w:iCs w:val="0"/>
            <w:color w:val="000000"/>
            <w:sz w:val="22"/>
            <w:szCs w:val="22"/>
            <w:u w:val="none"/>
            <w:rtl w:val="0"/>
          </w:rPr>
          <w:t xml:space="preserve">Murray, E. M. </w:t>
        </w:r>
      </w:hyperlink>
      <w:hyperlink r:id="rId221">
        <w:r w:rsidDel="00000000" w:rsidR="00000000" w:rsidRPr="00000000">
          <w:rPr>
            <w:b w:val="0"/>
            <w:bCs w:val="0"/>
            <w:i w:val="1"/>
            <w:iCs w:val="1"/>
            <w:color w:val="000000"/>
            <w:sz w:val="22"/>
            <w:szCs w:val="22"/>
            <w:u w:val="none"/>
            <w:rtl w:val="0"/>
          </w:rPr>
          <w:t xml:space="preserve">et al.</w:t>
        </w:r>
      </w:hyperlink>
      <w:hyperlink r:id="rId222">
        <w:r w:rsidDel="00000000" w:rsidR="00000000" w:rsidRPr="00000000">
          <w:rPr>
            <w:b w:val="0"/>
            <w:bCs w:val="0"/>
            <w:i w:val="0"/>
            <w:iCs w:val="0"/>
            <w:color w:val="000000"/>
            <w:sz w:val="22"/>
            <w:szCs w:val="22"/>
            <w:u w:val="none"/>
            <w:rtl w:val="0"/>
          </w:rPr>
          <w:t xml:space="preserve"> Machine learning to define phenotypes and outcomes of patients hospitalized for heart failure with preserved ejection fraction: Findings from ASCEND-HF. </w:t>
        </w:r>
      </w:hyperlink>
      <w:hyperlink r:id="rId223">
        <w:r w:rsidDel="00000000" w:rsidR="00000000" w:rsidRPr="00000000">
          <w:rPr>
            <w:b w:val="0"/>
            <w:bCs w:val="0"/>
            <w:i w:val="1"/>
            <w:iCs w:val="1"/>
            <w:color w:val="000000"/>
            <w:sz w:val="22"/>
            <w:szCs w:val="22"/>
            <w:u w:val="none"/>
            <w:rtl w:val="0"/>
          </w:rPr>
          <w:t xml:space="preserve">Am. Heart J.</w:t>
        </w:r>
      </w:hyperlink>
      <w:hyperlink r:id="rId224">
        <w:r w:rsidDel="00000000" w:rsidR="00000000" w:rsidRPr="00000000">
          <w:rPr>
            <w:b w:val="0"/>
            <w:bCs w:val="0"/>
            <w:i w:val="0"/>
            <w:iCs w:val="0"/>
            <w:color w:val="000000"/>
            <w:sz w:val="22"/>
            <w:szCs w:val="22"/>
            <w:u w:val="none"/>
            <w:rtl w:val="0"/>
          </w:rPr>
          <w:t xml:space="preserve"> </w:t>
        </w:r>
      </w:hyperlink>
      <w:hyperlink r:id="rId225">
        <w:r w:rsidDel="00000000" w:rsidR="00000000" w:rsidRPr="00000000">
          <w:rPr>
            <w:b w:val="1"/>
            <w:bCs w:val="1"/>
            <w:i w:val="0"/>
            <w:iCs w:val="0"/>
            <w:color w:val="000000"/>
            <w:sz w:val="22"/>
            <w:szCs w:val="22"/>
            <w:u w:val="none"/>
            <w:rtl w:val="0"/>
          </w:rPr>
          <w:t xml:space="preserve">254</w:t>
        </w:r>
      </w:hyperlink>
      <w:hyperlink r:id="rId226">
        <w:r w:rsidDel="00000000" w:rsidR="00000000" w:rsidRPr="00000000">
          <w:rPr>
            <w:b w:val="0"/>
            <w:bCs w:val="0"/>
            <w:i w:val="0"/>
            <w:iCs w:val="0"/>
            <w:color w:val="000000"/>
            <w:sz w:val="22"/>
            <w:szCs w:val="22"/>
            <w:u w:val="none"/>
            <w:rtl w:val="0"/>
          </w:rPr>
          <w:t xml:space="preserve">, 112–121 (2022).</w:t>
        </w:r>
      </w:hyperlink>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28.</w:t>
        <w:tab/>
      </w:r>
      <w:hyperlink r:id="rId227">
        <w:r w:rsidDel="00000000" w:rsidR="00000000" w:rsidRPr="00000000">
          <w:rPr>
            <w:b w:val="0"/>
            <w:bCs w:val="0"/>
            <w:i w:val="0"/>
            <w:iCs w:val="0"/>
            <w:color w:val="000000"/>
            <w:sz w:val="22"/>
            <w:szCs w:val="22"/>
            <w:u w:val="none"/>
            <w:rtl w:val="0"/>
          </w:rPr>
          <w:t xml:space="preserve">Mukherjee, S. </w:t>
        </w:r>
      </w:hyperlink>
      <w:hyperlink r:id="rId228">
        <w:r w:rsidDel="00000000" w:rsidR="00000000" w:rsidRPr="00000000">
          <w:rPr>
            <w:b w:val="0"/>
            <w:bCs w:val="0"/>
            <w:i w:val="1"/>
            <w:iCs w:val="1"/>
            <w:color w:val="000000"/>
            <w:sz w:val="22"/>
            <w:szCs w:val="22"/>
            <w:u w:val="none"/>
            <w:rtl w:val="0"/>
          </w:rPr>
          <w:t xml:space="preserve">et al.</w:t>
        </w:r>
      </w:hyperlink>
      <w:hyperlink r:id="rId229">
        <w:r w:rsidDel="00000000" w:rsidR="00000000" w:rsidRPr="00000000">
          <w:rPr>
            <w:b w:val="0"/>
            <w:bCs w:val="0"/>
            <w:i w:val="0"/>
            <w:iCs w:val="0"/>
            <w:color w:val="000000"/>
            <w:sz w:val="22"/>
            <w:szCs w:val="22"/>
            <w:u w:val="none"/>
            <w:rtl w:val="0"/>
          </w:rPr>
          <w:t xml:space="preserve"> Molecular estimation of neurodegeneration pseudotime in older brains. </w:t>
        </w:r>
      </w:hyperlink>
      <w:hyperlink r:id="rId230">
        <w:r w:rsidDel="00000000" w:rsidR="00000000" w:rsidRPr="00000000">
          <w:rPr>
            <w:b w:val="0"/>
            <w:bCs w:val="0"/>
            <w:i w:val="1"/>
            <w:iCs w:val="1"/>
            <w:color w:val="000000"/>
            <w:sz w:val="22"/>
            <w:szCs w:val="22"/>
            <w:u w:val="none"/>
            <w:rtl w:val="0"/>
          </w:rPr>
          <w:t xml:space="preserve">Nat. Commun.</w:t>
        </w:r>
      </w:hyperlink>
      <w:hyperlink r:id="rId231">
        <w:r w:rsidDel="00000000" w:rsidR="00000000" w:rsidRPr="00000000">
          <w:rPr>
            <w:b w:val="0"/>
            <w:bCs w:val="0"/>
            <w:i w:val="0"/>
            <w:iCs w:val="0"/>
            <w:color w:val="000000"/>
            <w:sz w:val="22"/>
            <w:szCs w:val="22"/>
            <w:u w:val="none"/>
            <w:rtl w:val="0"/>
          </w:rPr>
          <w:t xml:space="preserve"> </w:t>
        </w:r>
      </w:hyperlink>
      <w:hyperlink r:id="rId232">
        <w:r w:rsidDel="00000000" w:rsidR="00000000" w:rsidRPr="00000000">
          <w:rPr>
            <w:b w:val="1"/>
            <w:bCs w:val="1"/>
            <w:i w:val="0"/>
            <w:iCs w:val="0"/>
            <w:color w:val="000000"/>
            <w:sz w:val="22"/>
            <w:szCs w:val="22"/>
            <w:u w:val="none"/>
            <w:rtl w:val="0"/>
          </w:rPr>
          <w:t xml:space="preserve">11</w:t>
        </w:r>
      </w:hyperlink>
      <w:hyperlink r:id="rId233">
        <w:r w:rsidDel="00000000" w:rsidR="00000000" w:rsidRPr="00000000">
          <w:rPr>
            <w:b w:val="0"/>
            <w:bCs w:val="0"/>
            <w:i w:val="0"/>
            <w:iCs w:val="0"/>
            <w:color w:val="000000"/>
            <w:sz w:val="22"/>
            <w:szCs w:val="22"/>
            <w:u w:val="none"/>
            <w:rtl w:val="0"/>
          </w:rPr>
          <w:t xml:space="preserve">, 5781 (2020).</w:t>
        </w:r>
      </w:hyperlink>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29.</w:t>
        <w:tab/>
      </w:r>
      <w:hyperlink r:id="rId234">
        <w:r w:rsidDel="00000000" w:rsidR="00000000" w:rsidRPr="00000000">
          <w:rPr>
            <w:b w:val="0"/>
            <w:bCs w:val="0"/>
            <w:i w:val="0"/>
            <w:iCs w:val="0"/>
            <w:color w:val="000000"/>
            <w:sz w:val="22"/>
            <w:szCs w:val="22"/>
            <w:u w:val="none"/>
            <w:rtl w:val="0"/>
          </w:rPr>
          <w:t xml:space="preserve">Lee, H. </w:t>
        </w:r>
      </w:hyperlink>
      <w:hyperlink r:id="rId235">
        <w:r w:rsidDel="00000000" w:rsidR="00000000" w:rsidRPr="00000000">
          <w:rPr>
            <w:b w:val="0"/>
            <w:bCs w:val="0"/>
            <w:i w:val="1"/>
            <w:iCs w:val="1"/>
            <w:color w:val="000000"/>
            <w:sz w:val="22"/>
            <w:szCs w:val="22"/>
            <w:u w:val="none"/>
            <w:rtl w:val="0"/>
          </w:rPr>
          <w:t xml:space="preserve">et al.</w:t>
        </w:r>
      </w:hyperlink>
      <w:hyperlink r:id="rId236">
        <w:r w:rsidDel="00000000" w:rsidR="00000000" w:rsidRPr="00000000">
          <w:rPr>
            <w:b w:val="0"/>
            <w:bCs w:val="0"/>
            <w:i w:val="0"/>
            <w:iCs w:val="0"/>
            <w:color w:val="000000"/>
            <w:sz w:val="22"/>
            <w:szCs w:val="22"/>
            <w:u w:val="none"/>
            <w:rtl w:val="0"/>
          </w:rPr>
          <w:t xml:space="preserve"> Prognostic significance of pseudotime from texture parameters of FDG PET/CT in locally advanced non-small-cell lung cancer with Tri-modality therapy. </w:t>
        </w:r>
      </w:hyperlink>
      <w:hyperlink r:id="rId237">
        <w:r w:rsidDel="00000000" w:rsidR="00000000" w:rsidRPr="00000000">
          <w:rPr>
            <w:b w:val="0"/>
            <w:bCs w:val="0"/>
            <w:i w:val="1"/>
            <w:iCs w:val="1"/>
            <w:color w:val="000000"/>
            <w:sz w:val="22"/>
            <w:szCs w:val="22"/>
            <w:u w:val="none"/>
            <w:rtl w:val="0"/>
          </w:rPr>
          <w:t xml:space="preserve">Cancers (Basel)</w:t>
        </w:r>
      </w:hyperlink>
      <w:hyperlink r:id="rId238">
        <w:r w:rsidDel="00000000" w:rsidR="00000000" w:rsidRPr="00000000">
          <w:rPr>
            <w:b w:val="0"/>
            <w:bCs w:val="0"/>
            <w:i w:val="0"/>
            <w:iCs w:val="0"/>
            <w:color w:val="000000"/>
            <w:sz w:val="22"/>
            <w:szCs w:val="22"/>
            <w:u w:val="none"/>
            <w:rtl w:val="0"/>
          </w:rPr>
          <w:t xml:space="preserve"> </w:t>
        </w:r>
      </w:hyperlink>
      <w:hyperlink r:id="rId239">
        <w:r w:rsidDel="00000000" w:rsidR="00000000" w:rsidRPr="00000000">
          <w:rPr>
            <w:b w:val="1"/>
            <w:bCs w:val="1"/>
            <w:i w:val="0"/>
            <w:iCs w:val="0"/>
            <w:color w:val="000000"/>
            <w:sz w:val="22"/>
            <w:szCs w:val="22"/>
            <w:u w:val="none"/>
            <w:rtl w:val="0"/>
          </w:rPr>
          <w:t xml:space="preserve">14</w:t>
        </w:r>
      </w:hyperlink>
      <w:hyperlink r:id="rId240">
        <w:r w:rsidDel="00000000" w:rsidR="00000000" w:rsidRPr="00000000">
          <w:rPr>
            <w:b w:val="0"/>
            <w:bCs w:val="0"/>
            <w:i w:val="0"/>
            <w:iCs w:val="0"/>
            <w:color w:val="000000"/>
            <w:sz w:val="22"/>
            <w:szCs w:val="22"/>
            <w:u w:val="none"/>
            <w:rtl w:val="0"/>
          </w:rPr>
          <w:t xml:space="preserve">, 3809 (2022).</w:t>
        </w:r>
      </w:hyperlink>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30.</w:t>
        <w:tab/>
      </w:r>
      <w:hyperlink r:id="rId241">
        <w:r w:rsidDel="00000000" w:rsidR="00000000" w:rsidRPr="00000000">
          <w:rPr>
            <w:b w:val="0"/>
            <w:bCs w:val="0"/>
            <w:i w:val="0"/>
            <w:iCs w:val="0"/>
            <w:color w:val="000000"/>
            <w:sz w:val="22"/>
            <w:szCs w:val="22"/>
            <w:u w:val="none"/>
            <w:rtl w:val="0"/>
          </w:rPr>
          <w:t xml:space="preserve">Dervić, E. </w:t>
        </w:r>
      </w:hyperlink>
      <w:hyperlink r:id="rId242">
        <w:r w:rsidDel="00000000" w:rsidR="00000000" w:rsidRPr="00000000">
          <w:rPr>
            <w:b w:val="0"/>
            <w:bCs w:val="0"/>
            <w:i w:val="1"/>
            <w:iCs w:val="1"/>
            <w:color w:val="000000"/>
            <w:sz w:val="22"/>
            <w:szCs w:val="22"/>
            <w:u w:val="none"/>
            <w:rtl w:val="0"/>
          </w:rPr>
          <w:t xml:space="preserve">et al.</w:t>
        </w:r>
      </w:hyperlink>
      <w:hyperlink r:id="rId243">
        <w:r w:rsidDel="00000000" w:rsidR="00000000" w:rsidRPr="00000000">
          <w:rPr>
            <w:b w:val="0"/>
            <w:bCs w:val="0"/>
            <w:i w:val="0"/>
            <w:iCs w:val="0"/>
            <w:color w:val="000000"/>
            <w:sz w:val="22"/>
            <w:szCs w:val="22"/>
            <w:u w:val="none"/>
            <w:rtl w:val="0"/>
          </w:rPr>
          <w:t xml:space="preserve"> Unraveling cradle-to-grave disease trajectories from multilayer comorbidity networks. </w:t>
        </w:r>
      </w:hyperlink>
      <w:hyperlink r:id="rId244">
        <w:r w:rsidDel="00000000" w:rsidR="00000000" w:rsidRPr="00000000">
          <w:rPr>
            <w:b w:val="0"/>
            <w:bCs w:val="0"/>
            <w:i w:val="1"/>
            <w:iCs w:val="1"/>
            <w:color w:val="000000"/>
            <w:sz w:val="22"/>
            <w:szCs w:val="22"/>
            <w:u w:val="none"/>
            <w:rtl w:val="0"/>
          </w:rPr>
          <w:t xml:space="preserve">NPJ Digit. Med.</w:t>
        </w:r>
      </w:hyperlink>
      <w:hyperlink r:id="rId245">
        <w:r w:rsidDel="00000000" w:rsidR="00000000" w:rsidRPr="00000000">
          <w:rPr>
            <w:b w:val="0"/>
            <w:bCs w:val="0"/>
            <w:i w:val="0"/>
            <w:iCs w:val="0"/>
            <w:color w:val="000000"/>
            <w:sz w:val="22"/>
            <w:szCs w:val="22"/>
            <w:u w:val="none"/>
            <w:rtl w:val="0"/>
          </w:rPr>
          <w:t xml:space="preserve"> </w:t>
        </w:r>
      </w:hyperlink>
      <w:hyperlink r:id="rId246">
        <w:r w:rsidDel="00000000" w:rsidR="00000000" w:rsidRPr="00000000">
          <w:rPr>
            <w:b w:val="1"/>
            <w:bCs w:val="1"/>
            <w:i w:val="0"/>
            <w:iCs w:val="0"/>
            <w:color w:val="000000"/>
            <w:sz w:val="22"/>
            <w:szCs w:val="22"/>
            <w:u w:val="none"/>
            <w:rtl w:val="0"/>
          </w:rPr>
          <w:t xml:space="preserve">7</w:t>
        </w:r>
      </w:hyperlink>
      <w:hyperlink r:id="rId247">
        <w:r w:rsidDel="00000000" w:rsidR="00000000" w:rsidRPr="00000000">
          <w:rPr>
            <w:b w:val="0"/>
            <w:bCs w:val="0"/>
            <w:i w:val="0"/>
            <w:iCs w:val="0"/>
            <w:color w:val="000000"/>
            <w:sz w:val="22"/>
            <w:szCs w:val="22"/>
            <w:u w:val="none"/>
            <w:rtl w:val="0"/>
          </w:rPr>
          <w:t xml:space="preserve">, 56 (2024).</w:t>
        </w:r>
      </w:hyperlink>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31.</w:t>
        <w:tab/>
      </w:r>
      <w:hyperlink r:id="rId248">
        <w:r w:rsidDel="00000000" w:rsidR="00000000" w:rsidRPr="00000000">
          <w:rPr>
            <w:b w:val="0"/>
            <w:bCs w:val="0"/>
            <w:i w:val="0"/>
            <w:iCs w:val="0"/>
            <w:color w:val="000000"/>
            <w:sz w:val="22"/>
            <w:szCs w:val="22"/>
            <w:u w:val="none"/>
            <w:rtl w:val="0"/>
          </w:rPr>
          <w:t xml:space="preserve">Frishberg, A. </w:t>
        </w:r>
      </w:hyperlink>
      <w:hyperlink r:id="rId249">
        <w:r w:rsidDel="00000000" w:rsidR="00000000" w:rsidRPr="00000000">
          <w:rPr>
            <w:b w:val="0"/>
            <w:bCs w:val="0"/>
            <w:i w:val="1"/>
            <w:iCs w:val="1"/>
            <w:color w:val="000000"/>
            <w:sz w:val="22"/>
            <w:szCs w:val="22"/>
            <w:u w:val="none"/>
            <w:rtl w:val="0"/>
          </w:rPr>
          <w:t xml:space="preserve">et al.</w:t>
        </w:r>
      </w:hyperlink>
      <w:hyperlink r:id="rId250">
        <w:r w:rsidDel="00000000" w:rsidR="00000000" w:rsidRPr="00000000">
          <w:rPr>
            <w:b w:val="0"/>
            <w:bCs w:val="0"/>
            <w:i w:val="0"/>
            <w:iCs w:val="0"/>
            <w:color w:val="000000"/>
            <w:sz w:val="22"/>
            <w:szCs w:val="22"/>
            <w:u w:val="none"/>
            <w:rtl w:val="0"/>
          </w:rPr>
          <w:t xml:space="preserve"> Reconstructing disease dynamics for mechanistic insights and clinical benefit. </w:t>
        </w:r>
      </w:hyperlink>
      <w:hyperlink r:id="rId251">
        <w:r w:rsidDel="00000000" w:rsidR="00000000" w:rsidRPr="00000000">
          <w:rPr>
            <w:b w:val="0"/>
            <w:bCs w:val="0"/>
            <w:i w:val="1"/>
            <w:iCs w:val="1"/>
            <w:color w:val="000000"/>
            <w:sz w:val="22"/>
            <w:szCs w:val="22"/>
            <w:u w:val="none"/>
            <w:rtl w:val="0"/>
          </w:rPr>
          <w:t xml:space="preserve">Nat. Commun.</w:t>
        </w:r>
      </w:hyperlink>
      <w:hyperlink r:id="rId252">
        <w:r w:rsidDel="00000000" w:rsidR="00000000" w:rsidRPr="00000000">
          <w:rPr>
            <w:b w:val="0"/>
            <w:bCs w:val="0"/>
            <w:i w:val="0"/>
            <w:iCs w:val="0"/>
            <w:color w:val="000000"/>
            <w:sz w:val="22"/>
            <w:szCs w:val="22"/>
            <w:u w:val="none"/>
            <w:rtl w:val="0"/>
          </w:rPr>
          <w:t xml:space="preserve"> </w:t>
        </w:r>
      </w:hyperlink>
      <w:hyperlink r:id="rId253">
        <w:r w:rsidDel="00000000" w:rsidR="00000000" w:rsidRPr="00000000">
          <w:rPr>
            <w:b w:val="1"/>
            <w:bCs w:val="1"/>
            <w:i w:val="0"/>
            <w:iCs w:val="0"/>
            <w:color w:val="000000"/>
            <w:sz w:val="22"/>
            <w:szCs w:val="22"/>
            <w:u w:val="none"/>
            <w:rtl w:val="0"/>
          </w:rPr>
          <w:t xml:space="preserve">14</w:t>
        </w:r>
      </w:hyperlink>
      <w:hyperlink r:id="rId254">
        <w:r w:rsidDel="00000000" w:rsidR="00000000" w:rsidRPr="00000000">
          <w:rPr>
            <w:b w:val="0"/>
            <w:bCs w:val="0"/>
            <w:i w:val="0"/>
            <w:iCs w:val="0"/>
            <w:color w:val="000000"/>
            <w:sz w:val="22"/>
            <w:szCs w:val="22"/>
            <w:u w:val="none"/>
            <w:rtl w:val="0"/>
          </w:rPr>
          <w:t xml:space="preserve">, 6840 (2023).</w:t>
        </w:r>
      </w:hyperlink>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32.</w:t>
        <w:tab/>
      </w:r>
      <w:hyperlink r:id="rId255">
        <w:r w:rsidDel="00000000" w:rsidR="00000000" w:rsidRPr="00000000">
          <w:rPr>
            <w:b w:val="0"/>
            <w:bCs w:val="0"/>
            <w:i w:val="0"/>
            <w:iCs w:val="0"/>
            <w:color w:val="000000"/>
            <w:sz w:val="22"/>
            <w:szCs w:val="22"/>
            <w:u w:val="none"/>
            <w:rtl w:val="0"/>
          </w:rPr>
          <w:t xml:space="preserve">Wu, Y. </w:t>
        </w:r>
      </w:hyperlink>
      <w:hyperlink r:id="rId256">
        <w:r w:rsidDel="00000000" w:rsidR="00000000" w:rsidRPr="00000000">
          <w:rPr>
            <w:b w:val="0"/>
            <w:bCs w:val="0"/>
            <w:i w:val="1"/>
            <w:iCs w:val="1"/>
            <w:color w:val="000000"/>
            <w:sz w:val="22"/>
            <w:szCs w:val="22"/>
            <w:u w:val="none"/>
            <w:rtl w:val="0"/>
          </w:rPr>
          <w:t xml:space="preserve">et al.</w:t>
        </w:r>
      </w:hyperlink>
      <w:hyperlink r:id="rId257">
        <w:r w:rsidDel="00000000" w:rsidR="00000000" w:rsidRPr="00000000">
          <w:rPr>
            <w:b w:val="0"/>
            <w:bCs w:val="0"/>
            <w:i w:val="0"/>
            <w:iCs w:val="0"/>
            <w:color w:val="000000"/>
            <w:sz w:val="22"/>
            <w:szCs w:val="22"/>
            <w:u w:val="none"/>
            <w:rtl w:val="0"/>
          </w:rPr>
          <w:t xml:space="preserve"> Developing a continuous severity scale for macular telangiectasia type 2 using deep learning and implications for disease grading. </w:t>
        </w:r>
      </w:hyperlink>
      <w:hyperlink r:id="rId258">
        <w:r w:rsidDel="00000000" w:rsidR="00000000" w:rsidRPr="00000000">
          <w:rPr>
            <w:b w:val="0"/>
            <w:bCs w:val="0"/>
            <w:i w:val="1"/>
            <w:iCs w:val="1"/>
            <w:color w:val="000000"/>
            <w:sz w:val="22"/>
            <w:szCs w:val="22"/>
            <w:u w:val="none"/>
            <w:rtl w:val="0"/>
          </w:rPr>
          <w:t xml:space="preserve">Ophthalmology</w:t>
        </w:r>
      </w:hyperlink>
      <w:hyperlink r:id="rId259">
        <w:r w:rsidDel="00000000" w:rsidR="00000000" w:rsidRPr="00000000">
          <w:rPr>
            <w:b w:val="0"/>
            <w:bCs w:val="0"/>
            <w:i w:val="0"/>
            <w:iCs w:val="0"/>
            <w:color w:val="000000"/>
            <w:sz w:val="22"/>
            <w:szCs w:val="22"/>
            <w:u w:val="none"/>
            <w:rtl w:val="0"/>
          </w:rPr>
          <w:t xml:space="preserve"> </w:t>
        </w:r>
      </w:hyperlink>
      <w:hyperlink r:id="rId260">
        <w:r w:rsidDel="00000000" w:rsidR="00000000" w:rsidRPr="00000000">
          <w:rPr>
            <w:b w:val="1"/>
            <w:bCs w:val="1"/>
            <w:i w:val="0"/>
            <w:iCs w:val="0"/>
            <w:color w:val="000000"/>
            <w:sz w:val="22"/>
            <w:szCs w:val="22"/>
            <w:u w:val="none"/>
            <w:rtl w:val="0"/>
          </w:rPr>
          <w:t xml:space="preserve">131</w:t>
        </w:r>
      </w:hyperlink>
      <w:hyperlink r:id="rId261">
        <w:r w:rsidDel="00000000" w:rsidR="00000000" w:rsidRPr="00000000">
          <w:rPr>
            <w:b w:val="0"/>
            <w:bCs w:val="0"/>
            <w:i w:val="0"/>
            <w:iCs w:val="0"/>
            <w:color w:val="000000"/>
            <w:sz w:val="22"/>
            <w:szCs w:val="22"/>
            <w:u w:val="none"/>
            <w:rtl w:val="0"/>
          </w:rPr>
          <w:t xml:space="preserve">, 219–226 (2024).</w:t>
        </w:r>
      </w:hyperlink>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33.</w:t>
        <w:tab/>
      </w:r>
      <w:hyperlink r:id="rId262">
        <w:r w:rsidDel="00000000" w:rsidR="00000000" w:rsidRPr="00000000">
          <w:rPr>
            <w:b w:val="0"/>
            <w:bCs w:val="0"/>
            <w:i w:val="0"/>
            <w:iCs w:val="0"/>
            <w:color w:val="000000"/>
            <w:sz w:val="22"/>
            <w:szCs w:val="22"/>
            <w:u w:val="none"/>
            <w:rtl w:val="0"/>
          </w:rPr>
          <w:t xml:space="preserve">Sallo, F. B. </w:t>
        </w:r>
      </w:hyperlink>
      <w:hyperlink r:id="rId263">
        <w:r w:rsidDel="00000000" w:rsidR="00000000" w:rsidRPr="00000000">
          <w:rPr>
            <w:b w:val="0"/>
            <w:bCs w:val="0"/>
            <w:i w:val="1"/>
            <w:iCs w:val="1"/>
            <w:color w:val="000000"/>
            <w:sz w:val="22"/>
            <w:szCs w:val="22"/>
            <w:u w:val="none"/>
            <w:rtl w:val="0"/>
          </w:rPr>
          <w:t xml:space="preserve">et al.</w:t>
        </w:r>
      </w:hyperlink>
      <w:hyperlink r:id="rId264">
        <w:r w:rsidDel="00000000" w:rsidR="00000000" w:rsidRPr="00000000">
          <w:rPr>
            <w:b w:val="0"/>
            <w:bCs w:val="0"/>
            <w:i w:val="0"/>
            <w:iCs w:val="0"/>
            <w:color w:val="000000"/>
            <w:sz w:val="22"/>
            <w:szCs w:val="22"/>
            <w:u w:val="none"/>
            <w:rtl w:val="0"/>
          </w:rPr>
          <w:t xml:space="preserve"> Correlation of structural and functional outcome measures in a phase one trial of CNTF in type 2 idiopathic macular telangiectasia. </w:t>
        </w:r>
      </w:hyperlink>
      <w:hyperlink r:id="rId265">
        <w:r w:rsidDel="00000000" w:rsidR="00000000" w:rsidRPr="00000000">
          <w:rPr>
            <w:b w:val="0"/>
            <w:bCs w:val="0"/>
            <w:i w:val="1"/>
            <w:iCs w:val="1"/>
            <w:color w:val="000000"/>
            <w:sz w:val="22"/>
            <w:szCs w:val="22"/>
            <w:u w:val="none"/>
            <w:rtl w:val="0"/>
          </w:rPr>
          <w:t xml:space="preserve">Retina</w:t>
        </w:r>
      </w:hyperlink>
      <w:hyperlink r:id="rId266">
        <w:r w:rsidDel="00000000" w:rsidR="00000000" w:rsidRPr="00000000">
          <w:rPr>
            <w:b w:val="0"/>
            <w:bCs w:val="0"/>
            <w:i w:val="0"/>
            <w:iCs w:val="0"/>
            <w:color w:val="000000"/>
            <w:sz w:val="22"/>
            <w:szCs w:val="22"/>
            <w:u w:val="none"/>
            <w:rtl w:val="0"/>
          </w:rPr>
          <w:t xml:space="preserve"> (2017) doi:</w:t>
        </w:r>
      </w:hyperlink>
      <w:hyperlink r:id="rId267">
        <w:r w:rsidDel="00000000" w:rsidR="00000000" w:rsidRPr="00000000">
          <w:rPr>
            <w:b w:val="0"/>
            <w:bCs w:val="0"/>
            <w:i w:val="0"/>
            <w:iCs w:val="0"/>
            <w:color w:val="1155cc"/>
            <w:sz w:val="22"/>
            <w:szCs w:val="22"/>
            <w:u w:val="single"/>
            <w:rtl w:val="0"/>
          </w:rPr>
          <w:t xml:space="preserve">10.1097/IAE.0000000000001706</w:t>
        </w:r>
      </w:hyperlink>
      <w:hyperlink r:id="rId268">
        <w:r w:rsidDel="00000000" w:rsidR="00000000" w:rsidRPr="00000000">
          <w:rPr>
            <w:b w:val="0"/>
            <w:bCs w:val="0"/>
            <w:i w:val="0"/>
            <w:iCs w:val="0"/>
            <w:color w:val="000000"/>
            <w:sz w:val="22"/>
            <w:szCs w:val="22"/>
            <w:u w:val="none"/>
            <w:rtl w:val="0"/>
          </w:rPr>
          <w:t xml:space="preserve">.</w:t>
        </w:r>
      </w:hyperlink>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34.</w:t>
        <w:tab/>
      </w:r>
      <w:hyperlink r:id="rId269">
        <w:r w:rsidDel="00000000" w:rsidR="00000000" w:rsidRPr="00000000">
          <w:rPr>
            <w:b w:val="0"/>
            <w:bCs w:val="0"/>
            <w:i w:val="0"/>
            <w:iCs w:val="0"/>
            <w:color w:val="000000"/>
            <w:sz w:val="22"/>
            <w:szCs w:val="22"/>
            <w:u w:val="none"/>
            <w:rtl w:val="0"/>
          </w:rPr>
          <w:t xml:space="preserve">Heeren, T. F. C. </w:t>
        </w:r>
      </w:hyperlink>
      <w:hyperlink r:id="rId270">
        <w:r w:rsidDel="00000000" w:rsidR="00000000" w:rsidRPr="00000000">
          <w:rPr>
            <w:b w:val="0"/>
            <w:bCs w:val="0"/>
            <w:i w:val="1"/>
            <w:iCs w:val="1"/>
            <w:color w:val="000000"/>
            <w:sz w:val="22"/>
            <w:szCs w:val="22"/>
            <w:u w:val="none"/>
            <w:rtl w:val="0"/>
          </w:rPr>
          <w:t xml:space="preserve">et al.</w:t>
        </w:r>
      </w:hyperlink>
      <w:hyperlink r:id="rId271">
        <w:r w:rsidDel="00000000" w:rsidR="00000000" w:rsidRPr="00000000">
          <w:rPr>
            <w:b w:val="0"/>
            <w:bCs w:val="0"/>
            <w:i w:val="0"/>
            <w:iCs w:val="0"/>
            <w:color w:val="000000"/>
            <w:sz w:val="22"/>
            <w:szCs w:val="22"/>
            <w:u w:val="none"/>
            <w:rtl w:val="0"/>
          </w:rPr>
          <w:t xml:space="preserve"> Dark-Adapted Two-Color Fundus-Controlled Perimetry in Macular Telangiectasia Type 2. </w:t>
        </w:r>
      </w:hyperlink>
      <w:hyperlink r:id="rId272">
        <w:r w:rsidDel="00000000" w:rsidR="00000000" w:rsidRPr="00000000">
          <w:rPr>
            <w:b w:val="0"/>
            <w:bCs w:val="0"/>
            <w:i w:val="1"/>
            <w:iCs w:val="1"/>
            <w:color w:val="000000"/>
            <w:sz w:val="22"/>
            <w:szCs w:val="22"/>
            <w:u w:val="none"/>
            <w:rtl w:val="0"/>
          </w:rPr>
          <w:t xml:space="preserve">Invest. Ophthalmol. Vis. Sci.</w:t>
        </w:r>
      </w:hyperlink>
      <w:hyperlink r:id="rId273">
        <w:r w:rsidDel="00000000" w:rsidR="00000000" w:rsidRPr="00000000">
          <w:rPr>
            <w:b w:val="0"/>
            <w:bCs w:val="0"/>
            <w:i w:val="0"/>
            <w:iCs w:val="0"/>
            <w:color w:val="000000"/>
            <w:sz w:val="22"/>
            <w:szCs w:val="22"/>
            <w:u w:val="none"/>
            <w:rtl w:val="0"/>
          </w:rPr>
          <w:t xml:space="preserve"> </w:t>
        </w:r>
      </w:hyperlink>
      <w:hyperlink r:id="rId274">
        <w:r w:rsidDel="00000000" w:rsidR="00000000" w:rsidRPr="00000000">
          <w:rPr>
            <w:b w:val="1"/>
            <w:bCs w:val="1"/>
            <w:i w:val="0"/>
            <w:iCs w:val="0"/>
            <w:color w:val="000000"/>
            <w:sz w:val="22"/>
            <w:szCs w:val="22"/>
            <w:u w:val="none"/>
            <w:rtl w:val="0"/>
          </w:rPr>
          <w:t xml:space="preserve">60</w:t>
        </w:r>
      </w:hyperlink>
      <w:hyperlink r:id="rId275">
        <w:r w:rsidDel="00000000" w:rsidR="00000000" w:rsidRPr="00000000">
          <w:rPr>
            <w:b w:val="0"/>
            <w:bCs w:val="0"/>
            <w:i w:val="0"/>
            <w:iCs w:val="0"/>
            <w:color w:val="000000"/>
            <w:sz w:val="22"/>
            <w:szCs w:val="22"/>
            <w:u w:val="none"/>
            <w:rtl w:val="0"/>
          </w:rPr>
          <w:t xml:space="preserve">, 1760–1767 (2019).</w:t>
        </w:r>
      </w:hyperlink>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35.</w:t>
        <w:tab/>
      </w:r>
      <w:hyperlink r:id="rId276">
        <w:r w:rsidDel="00000000" w:rsidR="00000000" w:rsidRPr="00000000">
          <w:rPr>
            <w:b w:val="0"/>
            <w:bCs w:val="0"/>
            <w:i w:val="0"/>
            <w:iCs w:val="0"/>
            <w:color w:val="000000"/>
            <w:sz w:val="22"/>
            <w:szCs w:val="22"/>
            <w:u w:val="none"/>
            <w:rtl w:val="0"/>
          </w:rPr>
          <w:t xml:space="preserve">Müller, S. </w:t>
        </w:r>
      </w:hyperlink>
      <w:hyperlink r:id="rId277">
        <w:r w:rsidDel="00000000" w:rsidR="00000000" w:rsidRPr="00000000">
          <w:rPr>
            <w:b w:val="0"/>
            <w:bCs w:val="0"/>
            <w:i w:val="1"/>
            <w:iCs w:val="1"/>
            <w:color w:val="000000"/>
            <w:sz w:val="22"/>
            <w:szCs w:val="22"/>
            <w:u w:val="none"/>
            <w:rtl w:val="0"/>
          </w:rPr>
          <w:t xml:space="preserve">et al.</w:t>
        </w:r>
      </w:hyperlink>
      <w:hyperlink r:id="rId278">
        <w:r w:rsidDel="00000000" w:rsidR="00000000" w:rsidRPr="00000000">
          <w:rPr>
            <w:b w:val="0"/>
            <w:bCs w:val="0"/>
            <w:i w:val="0"/>
            <w:iCs w:val="0"/>
            <w:color w:val="000000"/>
            <w:sz w:val="22"/>
            <w:szCs w:val="22"/>
            <w:u w:val="none"/>
            <w:rtl w:val="0"/>
          </w:rPr>
          <w:t xml:space="preserve"> Contrast sensitivity and visual acuity under low light conditions in macular telangiectasia type 2. </w:t>
        </w:r>
      </w:hyperlink>
      <w:hyperlink r:id="rId279">
        <w:r w:rsidDel="00000000" w:rsidR="00000000" w:rsidRPr="00000000">
          <w:rPr>
            <w:b w:val="0"/>
            <w:bCs w:val="0"/>
            <w:i w:val="1"/>
            <w:iCs w:val="1"/>
            <w:color w:val="000000"/>
            <w:sz w:val="22"/>
            <w:szCs w:val="22"/>
            <w:u w:val="none"/>
            <w:rtl w:val="0"/>
          </w:rPr>
          <w:t xml:space="preserve">Br. J. Ophthalmol.</w:t>
        </w:r>
      </w:hyperlink>
      <w:hyperlink r:id="rId280">
        <w:r w:rsidDel="00000000" w:rsidR="00000000" w:rsidRPr="00000000">
          <w:rPr>
            <w:b w:val="0"/>
            <w:bCs w:val="0"/>
            <w:i w:val="0"/>
            <w:iCs w:val="0"/>
            <w:color w:val="000000"/>
            <w:sz w:val="22"/>
            <w:szCs w:val="22"/>
            <w:u w:val="none"/>
            <w:rtl w:val="0"/>
          </w:rPr>
          <w:t xml:space="preserve"> </w:t>
        </w:r>
      </w:hyperlink>
      <w:hyperlink r:id="rId281">
        <w:r w:rsidDel="00000000" w:rsidR="00000000" w:rsidRPr="00000000">
          <w:rPr>
            <w:b w:val="1"/>
            <w:bCs w:val="1"/>
            <w:i w:val="0"/>
            <w:iCs w:val="0"/>
            <w:color w:val="000000"/>
            <w:sz w:val="22"/>
            <w:szCs w:val="22"/>
            <w:u w:val="none"/>
            <w:rtl w:val="0"/>
          </w:rPr>
          <w:t xml:space="preserve">103</w:t>
        </w:r>
      </w:hyperlink>
      <w:hyperlink r:id="rId282">
        <w:r w:rsidDel="00000000" w:rsidR="00000000" w:rsidRPr="00000000">
          <w:rPr>
            <w:b w:val="0"/>
            <w:bCs w:val="0"/>
            <w:i w:val="0"/>
            <w:iCs w:val="0"/>
            <w:color w:val="000000"/>
            <w:sz w:val="22"/>
            <w:szCs w:val="22"/>
            <w:u w:val="none"/>
            <w:rtl w:val="0"/>
          </w:rPr>
          <w:t xml:space="preserve">, 398–403 (2019).</w:t>
        </w:r>
      </w:hyperlink>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36.</w:t>
        <w:tab/>
      </w:r>
      <w:hyperlink r:id="rId283">
        <w:r w:rsidDel="00000000" w:rsidR="00000000" w:rsidRPr="00000000">
          <w:rPr>
            <w:b w:val="0"/>
            <w:bCs w:val="0"/>
            <w:i w:val="0"/>
            <w:iCs w:val="0"/>
            <w:color w:val="000000"/>
            <w:sz w:val="22"/>
            <w:szCs w:val="22"/>
            <w:u w:val="none"/>
            <w:rtl w:val="0"/>
          </w:rPr>
          <w:t xml:space="preserve">Pauleikhoff, D. </w:t>
        </w:r>
      </w:hyperlink>
      <w:hyperlink r:id="rId284">
        <w:r w:rsidDel="00000000" w:rsidR="00000000" w:rsidRPr="00000000">
          <w:rPr>
            <w:b w:val="0"/>
            <w:bCs w:val="0"/>
            <w:i w:val="1"/>
            <w:iCs w:val="1"/>
            <w:color w:val="000000"/>
            <w:sz w:val="22"/>
            <w:szCs w:val="22"/>
            <w:u w:val="none"/>
            <w:rtl w:val="0"/>
          </w:rPr>
          <w:t xml:space="preserve">et al.</w:t>
        </w:r>
      </w:hyperlink>
      <w:hyperlink r:id="rId285">
        <w:r w:rsidDel="00000000" w:rsidR="00000000" w:rsidRPr="00000000">
          <w:rPr>
            <w:b w:val="0"/>
            <w:bCs w:val="0"/>
            <w:i w:val="0"/>
            <w:iCs w:val="0"/>
            <w:color w:val="000000"/>
            <w:sz w:val="22"/>
            <w:szCs w:val="22"/>
            <w:u w:val="none"/>
            <w:rtl w:val="0"/>
          </w:rPr>
          <w:t xml:space="preserve"> Progression characteristics of ellipsoid zone loss in macular telangiectasia type 2. </w:t>
        </w:r>
      </w:hyperlink>
      <w:hyperlink r:id="rId286">
        <w:r w:rsidDel="00000000" w:rsidR="00000000" w:rsidRPr="00000000">
          <w:rPr>
            <w:b w:val="0"/>
            <w:bCs w:val="0"/>
            <w:i w:val="1"/>
            <w:iCs w:val="1"/>
            <w:color w:val="000000"/>
            <w:sz w:val="22"/>
            <w:szCs w:val="22"/>
            <w:u w:val="none"/>
            <w:rtl w:val="0"/>
          </w:rPr>
          <w:t xml:space="preserve">Acta Ophthalmol.</w:t>
        </w:r>
      </w:hyperlink>
      <w:hyperlink r:id="rId287">
        <w:r w:rsidDel="00000000" w:rsidR="00000000" w:rsidRPr="00000000">
          <w:rPr>
            <w:b w:val="0"/>
            <w:bCs w:val="0"/>
            <w:i w:val="0"/>
            <w:iCs w:val="0"/>
            <w:color w:val="000000"/>
            <w:sz w:val="22"/>
            <w:szCs w:val="22"/>
            <w:u w:val="none"/>
            <w:rtl w:val="0"/>
          </w:rPr>
          <w:t xml:space="preserve"> </w:t>
        </w:r>
      </w:hyperlink>
      <w:hyperlink r:id="rId288">
        <w:r w:rsidDel="00000000" w:rsidR="00000000" w:rsidRPr="00000000">
          <w:rPr>
            <w:b w:val="1"/>
            <w:bCs w:val="1"/>
            <w:i w:val="0"/>
            <w:iCs w:val="0"/>
            <w:color w:val="000000"/>
            <w:sz w:val="22"/>
            <w:szCs w:val="22"/>
            <w:u w:val="none"/>
            <w:rtl w:val="0"/>
          </w:rPr>
          <w:t xml:space="preserve">38</w:t>
        </w:r>
      </w:hyperlink>
      <w:hyperlink r:id="rId289">
        <w:r w:rsidDel="00000000" w:rsidR="00000000" w:rsidRPr="00000000">
          <w:rPr>
            <w:b w:val="0"/>
            <w:bCs w:val="0"/>
            <w:i w:val="0"/>
            <w:iCs w:val="0"/>
            <w:color w:val="000000"/>
            <w:sz w:val="22"/>
            <w:szCs w:val="22"/>
            <w:u w:val="none"/>
            <w:rtl w:val="0"/>
          </w:rPr>
          <w:t xml:space="preserve">, S20 (2019).</w:t>
        </w:r>
      </w:hyperlink>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37.</w:t>
        <w:tab/>
      </w:r>
      <w:hyperlink r:id="rId290">
        <w:r w:rsidDel="00000000" w:rsidR="00000000" w:rsidRPr="00000000">
          <w:rPr>
            <w:b w:val="0"/>
            <w:bCs w:val="0"/>
            <w:i w:val="0"/>
            <w:iCs w:val="0"/>
            <w:color w:val="000000"/>
            <w:sz w:val="22"/>
            <w:szCs w:val="22"/>
            <w:u w:val="none"/>
            <w:rtl w:val="0"/>
          </w:rPr>
          <w:t xml:space="preserve">Raming, K. </w:t>
        </w:r>
      </w:hyperlink>
      <w:hyperlink r:id="rId291">
        <w:r w:rsidDel="00000000" w:rsidR="00000000" w:rsidRPr="00000000">
          <w:rPr>
            <w:b w:val="0"/>
            <w:bCs w:val="0"/>
            <w:i w:val="1"/>
            <w:iCs w:val="1"/>
            <w:color w:val="000000"/>
            <w:sz w:val="22"/>
            <w:szCs w:val="22"/>
            <w:u w:val="none"/>
            <w:rtl w:val="0"/>
          </w:rPr>
          <w:t xml:space="preserve">et al.</w:t>
        </w:r>
      </w:hyperlink>
      <w:hyperlink r:id="rId292">
        <w:r w:rsidDel="00000000" w:rsidR="00000000" w:rsidRPr="00000000">
          <w:rPr>
            <w:b w:val="0"/>
            <w:bCs w:val="0"/>
            <w:i w:val="0"/>
            <w:iCs w:val="0"/>
            <w:color w:val="000000"/>
            <w:sz w:val="22"/>
            <w:szCs w:val="22"/>
            <w:u w:val="none"/>
            <w:rtl w:val="0"/>
          </w:rPr>
          <w:t xml:space="preserve"> Long-term progression of ellipsoid zone loss and associated features on optical coherence tomography in Macular Telangiectasia Type 2. </w:t>
        </w:r>
      </w:hyperlink>
      <w:hyperlink r:id="rId293">
        <w:r w:rsidDel="00000000" w:rsidR="00000000" w:rsidRPr="00000000">
          <w:rPr>
            <w:b w:val="0"/>
            <w:bCs w:val="0"/>
            <w:i w:val="1"/>
            <w:iCs w:val="1"/>
            <w:color w:val="000000"/>
            <w:sz w:val="22"/>
            <w:szCs w:val="22"/>
            <w:u w:val="none"/>
            <w:rtl w:val="0"/>
          </w:rPr>
          <w:t xml:space="preserve">Ophthalmology</w:t>
        </w:r>
      </w:hyperlink>
      <w:hyperlink r:id="rId294">
        <w:r w:rsidDel="00000000" w:rsidR="00000000" w:rsidRPr="00000000">
          <w:rPr>
            <w:b w:val="0"/>
            <w:bCs w:val="0"/>
            <w:i w:val="0"/>
            <w:iCs w:val="0"/>
            <w:color w:val="000000"/>
            <w:sz w:val="22"/>
            <w:szCs w:val="22"/>
            <w:u w:val="none"/>
            <w:rtl w:val="0"/>
          </w:rPr>
          <w:t xml:space="preserve"> (2025) doi:</w:t>
        </w:r>
      </w:hyperlink>
      <w:hyperlink r:id="rId295">
        <w:r w:rsidDel="00000000" w:rsidR="00000000" w:rsidRPr="00000000">
          <w:rPr>
            <w:b w:val="0"/>
            <w:bCs w:val="0"/>
            <w:i w:val="0"/>
            <w:iCs w:val="0"/>
            <w:color w:val="1155cc"/>
            <w:sz w:val="22"/>
            <w:szCs w:val="22"/>
            <w:u w:val="single"/>
            <w:rtl w:val="0"/>
          </w:rPr>
          <w:t xml:space="preserve">10.1016/j.ophtha.2025.11.008</w:t>
        </w:r>
      </w:hyperlink>
      <w:hyperlink r:id="rId296">
        <w:r w:rsidDel="00000000" w:rsidR="00000000" w:rsidRPr="00000000">
          <w:rPr>
            <w:b w:val="0"/>
            <w:bCs w:val="0"/>
            <w:i w:val="0"/>
            <w:iCs w:val="0"/>
            <w:color w:val="000000"/>
            <w:sz w:val="22"/>
            <w:szCs w:val="22"/>
            <w:u w:val="none"/>
            <w:rtl w:val="0"/>
          </w:rPr>
          <w:t xml:space="preserve">.</w:t>
        </w:r>
      </w:hyperlink>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38.</w:t>
        <w:tab/>
      </w:r>
      <w:hyperlink r:id="rId297">
        <w:r w:rsidDel="00000000" w:rsidR="00000000" w:rsidRPr="00000000">
          <w:rPr>
            <w:b w:val="0"/>
            <w:bCs w:val="0"/>
            <w:i w:val="0"/>
            <w:iCs w:val="0"/>
            <w:color w:val="000000"/>
            <w:sz w:val="22"/>
            <w:szCs w:val="22"/>
            <w:u w:val="none"/>
            <w:rtl w:val="0"/>
          </w:rPr>
          <w:t xml:space="preserve">Jackson, V. E. </w:t>
        </w:r>
      </w:hyperlink>
      <w:hyperlink r:id="rId298">
        <w:r w:rsidDel="00000000" w:rsidR="00000000" w:rsidRPr="00000000">
          <w:rPr>
            <w:b w:val="0"/>
            <w:bCs w:val="0"/>
            <w:i w:val="1"/>
            <w:iCs w:val="1"/>
            <w:color w:val="000000"/>
            <w:sz w:val="22"/>
            <w:szCs w:val="22"/>
            <w:u w:val="none"/>
            <w:rtl w:val="0"/>
          </w:rPr>
          <w:t xml:space="preserve">et al.</w:t>
        </w:r>
      </w:hyperlink>
      <w:hyperlink r:id="rId299">
        <w:r w:rsidDel="00000000" w:rsidR="00000000" w:rsidRPr="00000000">
          <w:rPr>
            <w:b w:val="0"/>
            <w:bCs w:val="0"/>
            <w:i w:val="0"/>
            <w:iCs w:val="0"/>
            <w:color w:val="000000"/>
            <w:sz w:val="22"/>
            <w:szCs w:val="22"/>
            <w:u w:val="none"/>
            <w:rtl w:val="0"/>
          </w:rPr>
          <w:t xml:space="preserve"> Multi-omic spatial effects on high-resolution AI-derived retinal thickness. </w:t>
        </w:r>
      </w:hyperlink>
      <w:hyperlink r:id="rId300">
        <w:r w:rsidDel="00000000" w:rsidR="00000000" w:rsidRPr="00000000">
          <w:rPr>
            <w:b w:val="0"/>
            <w:bCs w:val="0"/>
            <w:i w:val="1"/>
            <w:iCs w:val="1"/>
            <w:color w:val="000000"/>
            <w:sz w:val="22"/>
            <w:szCs w:val="22"/>
            <w:u w:val="none"/>
            <w:rtl w:val="0"/>
          </w:rPr>
          <w:t xml:space="preserve">Nat. Commun.</w:t>
        </w:r>
      </w:hyperlink>
      <w:hyperlink r:id="rId301">
        <w:r w:rsidDel="00000000" w:rsidR="00000000" w:rsidRPr="00000000">
          <w:rPr>
            <w:b w:val="0"/>
            <w:bCs w:val="0"/>
            <w:i w:val="0"/>
            <w:iCs w:val="0"/>
            <w:color w:val="000000"/>
            <w:sz w:val="22"/>
            <w:szCs w:val="22"/>
            <w:u w:val="none"/>
            <w:rtl w:val="0"/>
          </w:rPr>
          <w:t xml:space="preserve"> </w:t>
        </w:r>
      </w:hyperlink>
      <w:hyperlink r:id="rId302">
        <w:r w:rsidDel="00000000" w:rsidR="00000000" w:rsidRPr="00000000">
          <w:rPr>
            <w:b w:val="1"/>
            <w:bCs w:val="1"/>
            <w:i w:val="0"/>
            <w:iCs w:val="0"/>
            <w:color w:val="000000"/>
            <w:sz w:val="22"/>
            <w:szCs w:val="22"/>
            <w:u w:val="none"/>
            <w:rtl w:val="0"/>
          </w:rPr>
          <w:t xml:space="preserve">16</w:t>
        </w:r>
      </w:hyperlink>
      <w:hyperlink r:id="rId303">
        <w:r w:rsidDel="00000000" w:rsidR="00000000" w:rsidRPr="00000000">
          <w:rPr>
            <w:b w:val="0"/>
            <w:bCs w:val="0"/>
            <w:i w:val="0"/>
            <w:iCs w:val="0"/>
            <w:color w:val="000000"/>
            <w:sz w:val="22"/>
            <w:szCs w:val="22"/>
            <w:u w:val="none"/>
            <w:rtl w:val="0"/>
          </w:rPr>
          <w:t xml:space="preserve">, 1–19 (2025).</w:t>
        </w:r>
      </w:hyperlink>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39.</w:t>
        <w:tab/>
      </w:r>
      <w:hyperlink r:id="rId304">
        <w:r w:rsidDel="00000000" w:rsidR="00000000" w:rsidRPr="00000000">
          <w:rPr>
            <w:b w:val="0"/>
            <w:bCs w:val="0"/>
            <w:i w:val="0"/>
            <w:iCs w:val="0"/>
            <w:color w:val="000000"/>
            <w:sz w:val="22"/>
            <w:szCs w:val="22"/>
            <w:u w:val="none"/>
            <w:rtl w:val="0"/>
          </w:rPr>
          <w:t xml:space="preserve">Zekavat, S. M. </w:t>
        </w:r>
      </w:hyperlink>
      <w:hyperlink r:id="rId305">
        <w:r w:rsidDel="00000000" w:rsidR="00000000" w:rsidRPr="00000000">
          <w:rPr>
            <w:b w:val="0"/>
            <w:bCs w:val="0"/>
            <w:i w:val="1"/>
            <w:iCs w:val="1"/>
            <w:color w:val="000000"/>
            <w:sz w:val="22"/>
            <w:szCs w:val="22"/>
            <w:u w:val="none"/>
            <w:rtl w:val="0"/>
          </w:rPr>
          <w:t xml:space="preserve">et al.</w:t>
        </w:r>
      </w:hyperlink>
      <w:hyperlink r:id="rId306">
        <w:r w:rsidDel="00000000" w:rsidR="00000000" w:rsidRPr="00000000">
          <w:rPr>
            <w:b w:val="0"/>
            <w:bCs w:val="0"/>
            <w:i w:val="0"/>
            <w:iCs w:val="0"/>
            <w:color w:val="000000"/>
            <w:sz w:val="22"/>
            <w:szCs w:val="22"/>
            <w:u w:val="none"/>
            <w:rtl w:val="0"/>
          </w:rPr>
          <w:t xml:space="preserve"> Phenome- and genome-wide analyses of retinal optical coherence tomography images identify links between ocular and systemic health. </w:t>
        </w:r>
      </w:hyperlink>
      <w:hyperlink r:id="rId307">
        <w:r w:rsidDel="00000000" w:rsidR="00000000" w:rsidRPr="00000000">
          <w:rPr>
            <w:b w:val="0"/>
            <w:bCs w:val="0"/>
            <w:i w:val="1"/>
            <w:iCs w:val="1"/>
            <w:color w:val="000000"/>
            <w:sz w:val="22"/>
            <w:szCs w:val="22"/>
            <w:u w:val="none"/>
            <w:rtl w:val="0"/>
          </w:rPr>
          <w:t xml:space="preserve">Sci. Transl. Med.</w:t>
        </w:r>
      </w:hyperlink>
      <w:hyperlink r:id="rId308">
        <w:r w:rsidDel="00000000" w:rsidR="00000000" w:rsidRPr="00000000">
          <w:rPr>
            <w:b w:val="0"/>
            <w:bCs w:val="0"/>
            <w:i w:val="0"/>
            <w:iCs w:val="0"/>
            <w:color w:val="000000"/>
            <w:sz w:val="22"/>
            <w:szCs w:val="22"/>
            <w:u w:val="none"/>
            <w:rtl w:val="0"/>
          </w:rPr>
          <w:t xml:space="preserve"> </w:t>
        </w:r>
      </w:hyperlink>
      <w:hyperlink r:id="rId309">
        <w:r w:rsidDel="00000000" w:rsidR="00000000" w:rsidRPr="00000000">
          <w:rPr>
            <w:b w:val="1"/>
            <w:bCs w:val="1"/>
            <w:i w:val="0"/>
            <w:iCs w:val="0"/>
            <w:color w:val="000000"/>
            <w:sz w:val="22"/>
            <w:szCs w:val="22"/>
            <w:u w:val="none"/>
            <w:rtl w:val="0"/>
          </w:rPr>
          <w:t xml:space="preserve">16</w:t>
        </w:r>
      </w:hyperlink>
      <w:hyperlink r:id="rId310">
        <w:r w:rsidDel="00000000" w:rsidR="00000000" w:rsidRPr="00000000">
          <w:rPr>
            <w:b w:val="0"/>
            <w:bCs w:val="0"/>
            <w:i w:val="0"/>
            <w:iCs w:val="0"/>
            <w:color w:val="000000"/>
            <w:sz w:val="22"/>
            <w:szCs w:val="22"/>
            <w:u w:val="none"/>
            <w:rtl w:val="0"/>
          </w:rPr>
          <w:t xml:space="preserve">, eadg4517 (2024).</w:t>
        </w:r>
      </w:hyperlink>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40.</w:t>
        <w:tab/>
      </w:r>
      <w:hyperlink r:id="rId311">
        <w:r w:rsidDel="00000000" w:rsidR="00000000" w:rsidRPr="00000000">
          <w:rPr>
            <w:b w:val="0"/>
            <w:bCs w:val="0"/>
            <w:i w:val="0"/>
            <w:iCs w:val="0"/>
            <w:color w:val="000000"/>
            <w:sz w:val="22"/>
            <w:szCs w:val="22"/>
            <w:u w:val="none"/>
            <w:rtl w:val="0"/>
          </w:rPr>
          <w:t xml:space="preserve">Ikram, M. K. </w:t>
        </w:r>
      </w:hyperlink>
      <w:hyperlink r:id="rId312">
        <w:r w:rsidDel="00000000" w:rsidR="00000000" w:rsidRPr="00000000">
          <w:rPr>
            <w:b w:val="0"/>
            <w:bCs w:val="0"/>
            <w:i w:val="1"/>
            <w:iCs w:val="1"/>
            <w:color w:val="000000"/>
            <w:sz w:val="22"/>
            <w:szCs w:val="22"/>
            <w:u w:val="none"/>
            <w:rtl w:val="0"/>
          </w:rPr>
          <w:t xml:space="preserve">et al.</w:t>
        </w:r>
      </w:hyperlink>
      <w:hyperlink r:id="rId313">
        <w:r w:rsidDel="00000000" w:rsidR="00000000" w:rsidRPr="00000000">
          <w:rPr>
            <w:b w:val="0"/>
            <w:bCs w:val="0"/>
            <w:i w:val="0"/>
            <w:iCs w:val="0"/>
            <w:color w:val="000000"/>
            <w:sz w:val="22"/>
            <w:szCs w:val="22"/>
            <w:u w:val="none"/>
            <w:rtl w:val="0"/>
          </w:rPr>
          <w:t xml:space="preserve"> Four novel Loci (19q13, 6q24, 12q24, and 5q14) influence the microcirculation in vivo. </w:t>
        </w:r>
      </w:hyperlink>
      <w:hyperlink r:id="rId314">
        <w:r w:rsidDel="00000000" w:rsidR="00000000" w:rsidRPr="00000000">
          <w:rPr>
            <w:b w:val="0"/>
            <w:bCs w:val="0"/>
            <w:i w:val="1"/>
            <w:iCs w:val="1"/>
            <w:color w:val="000000"/>
            <w:sz w:val="22"/>
            <w:szCs w:val="22"/>
            <w:u w:val="none"/>
            <w:rtl w:val="0"/>
          </w:rPr>
          <w:t xml:space="preserve">PLoS Genet.</w:t>
        </w:r>
      </w:hyperlink>
      <w:hyperlink r:id="rId315">
        <w:r w:rsidDel="00000000" w:rsidR="00000000" w:rsidRPr="00000000">
          <w:rPr>
            <w:b w:val="0"/>
            <w:bCs w:val="0"/>
            <w:i w:val="0"/>
            <w:iCs w:val="0"/>
            <w:color w:val="000000"/>
            <w:sz w:val="22"/>
            <w:szCs w:val="22"/>
            <w:u w:val="none"/>
            <w:rtl w:val="0"/>
          </w:rPr>
          <w:t xml:space="preserve"> </w:t>
        </w:r>
      </w:hyperlink>
      <w:hyperlink r:id="rId316">
        <w:r w:rsidDel="00000000" w:rsidR="00000000" w:rsidRPr="00000000">
          <w:rPr>
            <w:b w:val="1"/>
            <w:bCs w:val="1"/>
            <w:i w:val="0"/>
            <w:iCs w:val="0"/>
            <w:color w:val="000000"/>
            <w:sz w:val="22"/>
            <w:szCs w:val="22"/>
            <w:u w:val="none"/>
            <w:rtl w:val="0"/>
          </w:rPr>
          <w:t xml:space="preserve">6</w:t>
        </w:r>
      </w:hyperlink>
      <w:hyperlink r:id="rId317">
        <w:r w:rsidDel="00000000" w:rsidR="00000000" w:rsidRPr="00000000">
          <w:rPr>
            <w:b w:val="0"/>
            <w:bCs w:val="0"/>
            <w:i w:val="0"/>
            <w:iCs w:val="0"/>
            <w:color w:val="000000"/>
            <w:sz w:val="22"/>
            <w:szCs w:val="22"/>
            <w:u w:val="none"/>
            <w:rtl w:val="0"/>
          </w:rPr>
          <w:t xml:space="preserve">, e1001184 (2010).</w:t>
        </w:r>
      </w:hyperlink>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41.</w:t>
        <w:tab/>
      </w:r>
      <w:hyperlink r:id="rId318">
        <w:r w:rsidDel="00000000" w:rsidR="00000000" w:rsidRPr="00000000">
          <w:rPr>
            <w:b w:val="0"/>
            <w:bCs w:val="0"/>
            <w:i w:val="0"/>
            <w:iCs w:val="0"/>
            <w:color w:val="000000"/>
            <w:sz w:val="22"/>
            <w:szCs w:val="22"/>
            <w:u w:val="none"/>
            <w:rtl w:val="0"/>
          </w:rPr>
          <w:t xml:space="preserve">Yao, X. </w:t>
        </w:r>
      </w:hyperlink>
      <w:hyperlink r:id="rId319">
        <w:r w:rsidDel="00000000" w:rsidR="00000000" w:rsidRPr="00000000">
          <w:rPr>
            <w:b w:val="0"/>
            <w:bCs w:val="0"/>
            <w:i w:val="1"/>
            <w:iCs w:val="1"/>
            <w:color w:val="000000"/>
            <w:sz w:val="22"/>
            <w:szCs w:val="22"/>
            <w:u w:val="none"/>
            <w:rtl w:val="0"/>
          </w:rPr>
          <w:t xml:space="preserve">et al.</w:t>
        </w:r>
      </w:hyperlink>
      <w:hyperlink r:id="rId320">
        <w:r w:rsidDel="00000000" w:rsidR="00000000" w:rsidRPr="00000000">
          <w:rPr>
            <w:b w:val="0"/>
            <w:bCs w:val="0"/>
            <w:i w:val="0"/>
            <w:iCs w:val="0"/>
            <w:color w:val="000000"/>
            <w:sz w:val="22"/>
            <w:szCs w:val="22"/>
            <w:u w:val="none"/>
            <w:rtl w:val="0"/>
          </w:rPr>
          <w:t xml:space="preserve"> Genome-wide analysis of genetic pleiotropy and causal genes across three age-related ocular disorders. </w:t>
        </w:r>
      </w:hyperlink>
      <w:hyperlink r:id="rId321">
        <w:r w:rsidDel="00000000" w:rsidR="00000000" w:rsidRPr="00000000">
          <w:rPr>
            <w:b w:val="0"/>
            <w:bCs w:val="0"/>
            <w:i w:val="1"/>
            <w:iCs w:val="1"/>
            <w:color w:val="000000"/>
            <w:sz w:val="22"/>
            <w:szCs w:val="22"/>
            <w:u w:val="none"/>
            <w:rtl w:val="0"/>
          </w:rPr>
          <w:t xml:space="preserve">Hum. Genet.</w:t>
        </w:r>
      </w:hyperlink>
      <w:hyperlink r:id="rId322">
        <w:r w:rsidDel="00000000" w:rsidR="00000000" w:rsidRPr="00000000">
          <w:rPr>
            <w:b w:val="0"/>
            <w:bCs w:val="0"/>
            <w:i w:val="0"/>
            <w:iCs w:val="0"/>
            <w:color w:val="000000"/>
            <w:sz w:val="22"/>
            <w:szCs w:val="22"/>
            <w:u w:val="none"/>
            <w:rtl w:val="0"/>
          </w:rPr>
          <w:t xml:space="preserve"> </w:t>
        </w:r>
      </w:hyperlink>
      <w:hyperlink r:id="rId323">
        <w:r w:rsidDel="00000000" w:rsidR="00000000" w:rsidRPr="00000000">
          <w:rPr>
            <w:b w:val="1"/>
            <w:bCs w:val="1"/>
            <w:i w:val="0"/>
            <w:iCs w:val="0"/>
            <w:color w:val="000000"/>
            <w:sz w:val="22"/>
            <w:szCs w:val="22"/>
            <w:u w:val="none"/>
            <w:rtl w:val="0"/>
          </w:rPr>
          <w:t xml:space="preserve">142</w:t>
        </w:r>
      </w:hyperlink>
      <w:hyperlink r:id="rId324">
        <w:r w:rsidDel="00000000" w:rsidR="00000000" w:rsidRPr="00000000">
          <w:rPr>
            <w:b w:val="0"/>
            <w:bCs w:val="0"/>
            <w:i w:val="0"/>
            <w:iCs w:val="0"/>
            <w:color w:val="000000"/>
            <w:sz w:val="22"/>
            <w:szCs w:val="22"/>
            <w:u w:val="none"/>
            <w:rtl w:val="0"/>
          </w:rPr>
          <w:t xml:space="preserve">, 507–522 (2023).</w:t>
        </w:r>
      </w:hyperlink>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42.</w:t>
        <w:tab/>
      </w:r>
      <w:hyperlink r:id="rId325">
        <w:r w:rsidDel="00000000" w:rsidR="00000000" w:rsidRPr="00000000">
          <w:rPr>
            <w:b w:val="0"/>
            <w:bCs w:val="0"/>
            <w:i w:val="0"/>
            <w:iCs w:val="0"/>
            <w:color w:val="000000"/>
            <w:sz w:val="22"/>
            <w:szCs w:val="22"/>
            <w:u w:val="none"/>
            <w:rtl w:val="0"/>
          </w:rPr>
          <w:t xml:space="preserve">Han, X. </w:t>
        </w:r>
      </w:hyperlink>
      <w:hyperlink r:id="rId326">
        <w:r w:rsidDel="00000000" w:rsidR="00000000" w:rsidRPr="00000000">
          <w:rPr>
            <w:b w:val="0"/>
            <w:bCs w:val="0"/>
            <w:i w:val="1"/>
            <w:iCs w:val="1"/>
            <w:color w:val="000000"/>
            <w:sz w:val="22"/>
            <w:szCs w:val="22"/>
            <w:u w:val="none"/>
            <w:rtl w:val="0"/>
          </w:rPr>
          <w:t xml:space="preserve">et al.</w:t>
        </w:r>
      </w:hyperlink>
      <w:hyperlink r:id="rId327">
        <w:r w:rsidDel="00000000" w:rsidR="00000000" w:rsidRPr="00000000">
          <w:rPr>
            <w:b w:val="0"/>
            <w:bCs w:val="0"/>
            <w:i w:val="0"/>
            <w:iCs w:val="0"/>
            <w:color w:val="000000"/>
            <w:sz w:val="22"/>
            <w:szCs w:val="22"/>
            <w:u w:val="none"/>
            <w:rtl w:val="0"/>
          </w:rPr>
          <w:t xml:space="preserve"> Large-scale multitrait genome-wide association analyses identify hundreds of glaucoma risk loci. </w:t>
        </w:r>
      </w:hyperlink>
      <w:hyperlink r:id="rId328">
        <w:r w:rsidDel="00000000" w:rsidR="00000000" w:rsidRPr="00000000">
          <w:rPr>
            <w:b w:val="0"/>
            <w:bCs w:val="0"/>
            <w:i w:val="1"/>
            <w:iCs w:val="1"/>
            <w:color w:val="000000"/>
            <w:sz w:val="22"/>
            <w:szCs w:val="22"/>
            <w:u w:val="none"/>
            <w:rtl w:val="0"/>
          </w:rPr>
          <w:t xml:space="preserve">Nat. Genet.</w:t>
        </w:r>
      </w:hyperlink>
      <w:hyperlink r:id="rId329">
        <w:r w:rsidDel="00000000" w:rsidR="00000000" w:rsidRPr="00000000">
          <w:rPr>
            <w:b w:val="0"/>
            <w:bCs w:val="0"/>
            <w:i w:val="0"/>
            <w:iCs w:val="0"/>
            <w:color w:val="000000"/>
            <w:sz w:val="22"/>
            <w:szCs w:val="22"/>
            <w:u w:val="none"/>
            <w:rtl w:val="0"/>
          </w:rPr>
          <w:t xml:space="preserve"> </w:t>
        </w:r>
      </w:hyperlink>
      <w:hyperlink r:id="rId330">
        <w:r w:rsidDel="00000000" w:rsidR="00000000" w:rsidRPr="00000000">
          <w:rPr>
            <w:b w:val="1"/>
            <w:bCs w:val="1"/>
            <w:i w:val="0"/>
            <w:iCs w:val="0"/>
            <w:color w:val="000000"/>
            <w:sz w:val="22"/>
            <w:szCs w:val="22"/>
            <w:u w:val="none"/>
            <w:rtl w:val="0"/>
          </w:rPr>
          <w:t xml:space="preserve">55</w:t>
        </w:r>
      </w:hyperlink>
      <w:hyperlink r:id="rId331">
        <w:r w:rsidDel="00000000" w:rsidR="00000000" w:rsidRPr="00000000">
          <w:rPr>
            <w:b w:val="0"/>
            <w:bCs w:val="0"/>
            <w:i w:val="0"/>
            <w:iCs w:val="0"/>
            <w:color w:val="000000"/>
            <w:sz w:val="22"/>
            <w:szCs w:val="22"/>
            <w:u w:val="none"/>
            <w:rtl w:val="0"/>
          </w:rPr>
          <w:t xml:space="preserve">, 1116–1125 (2023).</w:t>
        </w:r>
      </w:hyperlink>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43.</w:t>
        <w:tab/>
      </w:r>
      <w:hyperlink r:id="rId332">
        <w:r w:rsidDel="00000000" w:rsidR="00000000" w:rsidRPr="00000000">
          <w:rPr>
            <w:b w:val="0"/>
            <w:bCs w:val="0"/>
            <w:i w:val="0"/>
            <w:iCs w:val="0"/>
            <w:color w:val="000000"/>
            <w:sz w:val="22"/>
            <w:szCs w:val="22"/>
            <w:u w:val="none"/>
            <w:rtl w:val="0"/>
          </w:rPr>
          <w:t xml:space="preserve">Ahadi, S. </w:t>
        </w:r>
      </w:hyperlink>
      <w:hyperlink r:id="rId333">
        <w:r w:rsidDel="00000000" w:rsidR="00000000" w:rsidRPr="00000000">
          <w:rPr>
            <w:b w:val="0"/>
            <w:bCs w:val="0"/>
            <w:i w:val="1"/>
            <w:iCs w:val="1"/>
            <w:color w:val="000000"/>
            <w:sz w:val="22"/>
            <w:szCs w:val="22"/>
            <w:u w:val="none"/>
            <w:rtl w:val="0"/>
          </w:rPr>
          <w:t xml:space="preserve">et al.</w:t>
        </w:r>
      </w:hyperlink>
      <w:hyperlink r:id="rId334">
        <w:r w:rsidDel="00000000" w:rsidR="00000000" w:rsidRPr="00000000">
          <w:rPr>
            <w:b w:val="0"/>
            <w:bCs w:val="0"/>
            <w:i w:val="0"/>
            <w:iCs w:val="0"/>
            <w:color w:val="000000"/>
            <w:sz w:val="22"/>
            <w:szCs w:val="22"/>
            <w:u w:val="none"/>
            <w:rtl w:val="0"/>
          </w:rPr>
          <w:t xml:space="preserve"> Longitudinal fundus imaging and its genome-wide association analysis provide evidence for a human retinal aging clock. </w:t>
        </w:r>
      </w:hyperlink>
      <w:hyperlink r:id="rId335">
        <w:r w:rsidDel="00000000" w:rsidR="00000000" w:rsidRPr="00000000">
          <w:rPr>
            <w:b w:val="0"/>
            <w:bCs w:val="0"/>
            <w:i w:val="1"/>
            <w:iCs w:val="1"/>
            <w:color w:val="000000"/>
            <w:sz w:val="22"/>
            <w:szCs w:val="22"/>
            <w:u w:val="none"/>
            <w:rtl w:val="0"/>
          </w:rPr>
          <w:t xml:space="preserve">Elife</w:t>
        </w:r>
      </w:hyperlink>
      <w:hyperlink r:id="rId336">
        <w:r w:rsidDel="00000000" w:rsidR="00000000" w:rsidRPr="00000000">
          <w:rPr>
            <w:b w:val="0"/>
            <w:bCs w:val="0"/>
            <w:i w:val="0"/>
            <w:iCs w:val="0"/>
            <w:color w:val="000000"/>
            <w:sz w:val="22"/>
            <w:szCs w:val="22"/>
            <w:u w:val="none"/>
            <w:rtl w:val="0"/>
          </w:rPr>
          <w:t xml:space="preserve"> </w:t>
        </w:r>
      </w:hyperlink>
      <w:hyperlink r:id="rId337">
        <w:r w:rsidDel="00000000" w:rsidR="00000000" w:rsidRPr="00000000">
          <w:rPr>
            <w:b w:val="1"/>
            <w:bCs w:val="1"/>
            <w:i w:val="0"/>
            <w:iCs w:val="0"/>
            <w:color w:val="000000"/>
            <w:sz w:val="22"/>
            <w:szCs w:val="22"/>
            <w:u w:val="none"/>
            <w:rtl w:val="0"/>
          </w:rPr>
          <w:t xml:space="preserve">12</w:t>
        </w:r>
      </w:hyperlink>
      <w:hyperlink r:id="rId338">
        <w:r w:rsidDel="00000000" w:rsidR="00000000" w:rsidRPr="00000000">
          <w:rPr>
            <w:b w:val="0"/>
            <w:bCs w:val="0"/>
            <w:i w:val="0"/>
            <w:iCs w:val="0"/>
            <w:color w:val="000000"/>
            <w:sz w:val="22"/>
            <w:szCs w:val="22"/>
            <w:u w:val="none"/>
            <w:rtl w:val="0"/>
          </w:rPr>
          <w:t xml:space="preserve">, (2023).</w:t>
        </w:r>
      </w:hyperlink>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44.</w:t>
        <w:tab/>
      </w:r>
      <w:hyperlink r:id="rId339">
        <w:r w:rsidDel="00000000" w:rsidR="00000000" w:rsidRPr="00000000">
          <w:rPr>
            <w:b w:val="0"/>
            <w:bCs w:val="0"/>
            <w:i w:val="0"/>
            <w:iCs w:val="0"/>
            <w:color w:val="000000"/>
            <w:sz w:val="22"/>
            <w:szCs w:val="22"/>
            <w:u w:val="none"/>
            <w:rtl w:val="0"/>
          </w:rPr>
          <w:t xml:space="preserve">Thomas, E. D. </w:t>
        </w:r>
      </w:hyperlink>
      <w:hyperlink r:id="rId340">
        <w:r w:rsidDel="00000000" w:rsidR="00000000" w:rsidRPr="00000000">
          <w:rPr>
            <w:b w:val="0"/>
            <w:bCs w:val="0"/>
            <w:i w:val="1"/>
            <w:iCs w:val="1"/>
            <w:color w:val="000000"/>
            <w:sz w:val="22"/>
            <w:szCs w:val="22"/>
            <w:u w:val="none"/>
            <w:rtl w:val="0"/>
          </w:rPr>
          <w:t xml:space="preserve">et al.</w:t>
        </w:r>
      </w:hyperlink>
      <w:hyperlink r:id="rId341">
        <w:r w:rsidDel="00000000" w:rsidR="00000000" w:rsidRPr="00000000">
          <w:rPr>
            <w:b w:val="0"/>
            <w:bCs w:val="0"/>
            <w:i w:val="0"/>
            <w:iCs w:val="0"/>
            <w:color w:val="000000"/>
            <w:sz w:val="22"/>
            <w:szCs w:val="22"/>
            <w:u w:val="none"/>
            <w:rtl w:val="0"/>
          </w:rPr>
          <w:t xml:space="preserve"> Cell-specific cis-regulatory elements and mechanisms of non-coding genetic disease in human retina and retinal organoids. </w:t>
        </w:r>
      </w:hyperlink>
      <w:hyperlink r:id="rId342">
        <w:r w:rsidDel="00000000" w:rsidR="00000000" w:rsidRPr="00000000">
          <w:rPr>
            <w:b w:val="0"/>
            <w:bCs w:val="0"/>
            <w:i w:val="1"/>
            <w:iCs w:val="1"/>
            <w:color w:val="000000"/>
            <w:sz w:val="22"/>
            <w:szCs w:val="22"/>
            <w:u w:val="none"/>
            <w:rtl w:val="0"/>
          </w:rPr>
          <w:t xml:space="preserve">Dev. Cell</w:t>
        </w:r>
      </w:hyperlink>
      <w:hyperlink r:id="rId343">
        <w:r w:rsidDel="00000000" w:rsidR="00000000" w:rsidRPr="00000000">
          <w:rPr>
            <w:b w:val="0"/>
            <w:bCs w:val="0"/>
            <w:i w:val="0"/>
            <w:iCs w:val="0"/>
            <w:color w:val="000000"/>
            <w:sz w:val="22"/>
            <w:szCs w:val="22"/>
            <w:u w:val="none"/>
            <w:rtl w:val="0"/>
          </w:rPr>
          <w:t xml:space="preserve"> </w:t>
        </w:r>
      </w:hyperlink>
      <w:hyperlink r:id="rId344">
        <w:r w:rsidDel="00000000" w:rsidR="00000000" w:rsidRPr="00000000">
          <w:rPr>
            <w:b w:val="1"/>
            <w:bCs w:val="1"/>
            <w:i w:val="0"/>
            <w:iCs w:val="0"/>
            <w:color w:val="000000"/>
            <w:sz w:val="22"/>
            <w:szCs w:val="22"/>
            <w:u w:val="none"/>
            <w:rtl w:val="0"/>
          </w:rPr>
          <w:t xml:space="preserve">57</w:t>
        </w:r>
      </w:hyperlink>
      <w:hyperlink r:id="rId345">
        <w:r w:rsidDel="00000000" w:rsidR="00000000" w:rsidRPr="00000000">
          <w:rPr>
            <w:b w:val="0"/>
            <w:bCs w:val="0"/>
            <w:i w:val="0"/>
            <w:iCs w:val="0"/>
            <w:color w:val="000000"/>
            <w:sz w:val="22"/>
            <w:szCs w:val="22"/>
            <w:u w:val="none"/>
            <w:rtl w:val="0"/>
          </w:rPr>
          <w:t xml:space="preserve">, 820–836.e6 (2022).</w:t>
        </w:r>
      </w:hyperlink>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45.</w:t>
        <w:tab/>
      </w:r>
      <w:hyperlink r:id="rId346">
        <w:r w:rsidDel="00000000" w:rsidR="00000000" w:rsidRPr="00000000">
          <w:rPr>
            <w:b w:val="0"/>
            <w:bCs w:val="0"/>
            <w:i w:val="0"/>
            <w:iCs w:val="0"/>
            <w:color w:val="000000"/>
            <w:sz w:val="22"/>
            <w:szCs w:val="22"/>
            <w:u w:val="none"/>
            <w:rtl w:val="0"/>
          </w:rPr>
          <w:t xml:space="preserve">Madelaine, R. </w:t>
        </w:r>
      </w:hyperlink>
      <w:hyperlink r:id="rId347">
        <w:r w:rsidDel="00000000" w:rsidR="00000000" w:rsidRPr="00000000">
          <w:rPr>
            <w:b w:val="0"/>
            <w:bCs w:val="0"/>
            <w:i w:val="1"/>
            <w:iCs w:val="1"/>
            <w:color w:val="000000"/>
            <w:sz w:val="22"/>
            <w:szCs w:val="22"/>
            <w:u w:val="none"/>
            <w:rtl w:val="0"/>
          </w:rPr>
          <w:t xml:space="preserve">et al.</w:t>
        </w:r>
      </w:hyperlink>
      <w:hyperlink r:id="rId348">
        <w:r w:rsidDel="00000000" w:rsidR="00000000" w:rsidRPr="00000000">
          <w:rPr>
            <w:b w:val="0"/>
            <w:bCs w:val="0"/>
            <w:i w:val="0"/>
            <w:iCs w:val="0"/>
            <w:color w:val="000000"/>
            <w:sz w:val="22"/>
            <w:szCs w:val="22"/>
            <w:u w:val="none"/>
            <w:rtl w:val="0"/>
          </w:rPr>
          <w:t xml:space="preserve"> A screen for deeply conserved non-coding GWAS SNPs uncovers a MIR-9-2 functional mutation associated to retinal vasculature defects in human. </w:t>
        </w:r>
      </w:hyperlink>
      <w:hyperlink r:id="rId349">
        <w:r w:rsidDel="00000000" w:rsidR="00000000" w:rsidRPr="00000000">
          <w:rPr>
            <w:b w:val="0"/>
            <w:bCs w:val="0"/>
            <w:i w:val="1"/>
            <w:iCs w:val="1"/>
            <w:color w:val="000000"/>
            <w:sz w:val="22"/>
            <w:szCs w:val="22"/>
            <w:u w:val="none"/>
            <w:rtl w:val="0"/>
          </w:rPr>
          <w:t xml:space="preserve">Nucleic Acids Res.</w:t>
        </w:r>
      </w:hyperlink>
      <w:hyperlink r:id="rId350">
        <w:r w:rsidDel="00000000" w:rsidR="00000000" w:rsidRPr="00000000">
          <w:rPr>
            <w:b w:val="0"/>
            <w:bCs w:val="0"/>
            <w:i w:val="0"/>
            <w:iCs w:val="0"/>
            <w:color w:val="000000"/>
            <w:sz w:val="22"/>
            <w:szCs w:val="22"/>
            <w:u w:val="none"/>
            <w:rtl w:val="0"/>
          </w:rPr>
          <w:t xml:space="preserve"> (2018) doi:</w:t>
        </w:r>
      </w:hyperlink>
      <w:hyperlink r:id="rId351">
        <w:r w:rsidDel="00000000" w:rsidR="00000000" w:rsidRPr="00000000">
          <w:rPr>
            <w:b w:val="0"/>
            <w:bCs w:val="0"/>
            <w:i w:val="0"/>
            <w:iCs w:val="0"/>
            <w:color w:val="1155cc"/>
            <w:sz w:val="22"/>
            <w:szCs w:val="22"/>
            <w:u w:val="single"/>
            <w:rtl w:val="0"/>
          </w:rPr>
          <w:t xml:space="preserve">10.1093/nar/gky166</w:t>
        </w:r>
      </w:hyperlink>
      <w:hyperlink r:id="rId352">
        <w:r w:rsidDel="00000000" w:rsidR="00000000" w:rsidRPr="00000000">
          <w:rPr>
            <w:b w:val="0"/>
            <w:bCs w:val="0"/>
            <w:i w:val="0"/>
            <w:iCs w:val="0"/>
            <w:color w:val="000000"/>
            <w:sz w:val="22"/>
            <w:szCs w:val="22"/>
            <w:u w:val="none"/>
            <w:rtl w:val="0"/>
          </w:rPr>
          <w:t xml:space="preserve">.</w:t>
        </w:r>
      </w:hyperlink>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46.</w:t>
        <w:tab/>
      </w:r>
      <w:hyperlink r:id="rId353">
        <w:r w:rsidDel="00000000" w:rsidR="00000000" w:rsidRPr="00000000">
          <w:rPr>
            <w:b w:val="0"/>
            <w:bCs w:val="0"/>
            <w:i w:val="0"/>
            <w:iCs w:val="0"/>
            <w:color w:val="000000"/>
            <w:sz w:val="22"/>
            <w:szCs w:val="22"/>
            <w:u w:val="none"/>
            <w:rtl w:val="0"/>
          </w:rPr>
          <w:t xml:space="preserve">Yin, X. </w:t>
        </w:r>
      </w:hyperlink>
      <w:hyperlink r:id="rId354">
        <w:r w:rsidDel="00000000" w:rsidR="00000000" w:rsidRPr="00000000">
          <w:rPr>
            <w:b w:val="0"/>
            <w:bCs w:val="0"/>
            <w:i w:val="1"/>
            <w:iCs w:val="1"/>
            <w:color w:val="000000"/>
            <w:sz w:val="22"/>
            <w:szCs w:val="22"/>
            <w:u w:val="none"/>
            <w:rtl w:val="0"/>
          </w:rPr>
          <w:t xml:space="preserve">et al.</w:t>
        </w:r>
      </w:hyperlink>
      <w:hyperlink r:id="rId355">
        <w:r w:rsidDel="00000000" w:rsidR="00000000" w:rsidRPr="00000000">
          <w:rPr>
            <w:b w:val="0"/>
            <w:bCs w:val="0"/>
            <w:i w:val="0"/>
            <w:iCs w:val="0"/>
            <w:color w:val="000000"/>
            <w:sz w:val="22"/>
            <w:szCs w:val="22"/>
            <w:u w:val="none"/>
            <w:rtl w:val="0"/>
          </w:rPr>
          <w:t xml:space="preserve"> Genome-wide association studies of metabolites in Finnish men identify disease-relevant loci. </w:t>
        </w:r>
      </w:hyperlink>
      <w:hyperlink r:id="rId356">
        <w:r w:rsidDel="00000000" w:rsidR="00000000" w:rsidRPr="00000000">
          <w:rPr>
            <w:b w:val="0"/>
            <w:bCs w:val="0"/>
            <w:i w:val="1"/>
            <w:iCs w:val="1"/>
            <w:color w:val="000000"/>
            <w:sz w:val="22"/>
            <w:szCs w:val="22"/>
            <w:u w:val="none"/>
            <w:rtl w:val="0"/>
          </w:rPr>
          <w:t xml:space="preserve">Nat. Commun.</w:t>
        </w:r>
      </w:hyperlink>
      <w:hyperlink r:id="rId357">
        <w:r w:rsidDel="00000000" w:rsidR="00000000" w:rsidRPr="00000000">
          <w:rPr>
            <w:b w:val="0"/>
            <w:bCs w:val="0"/>
            <w:i w:val="0"/>
            <w:iCs w:val="0"/>
            <w:color w:val="000000"/>
            <w:sz w:val="22"/>
            <w:szCs w:val="22"/>
            <w:u w:val="none"/>
            <w:rtl w:val="0"/>
          </w:rPr>
          <w:t xml:space="preserve"> </w:t>
        </w:r>
      </w:hyperlink>
      <w:hyperlink r:id="rId358">
        <w:r w:rsidDel="00000000" w:rsidR="00000000" w:rsidRPr="00000000">
          <w:rPr>
            <w:b w:val="1"/>
            <w:bCs w:val="1"/>
            <w:i w:val="0"/>
            <w:iCs w:val="0"/>
            <w:color w:val="000000"/>
            <w:sz w:val="22"/>
            <w:szCs w:val="22"/>
            <w:u w:val="none"/>
            <w:rtl w:val="0"/>
          </w:rPr>
          <w:t xml:space="preserve">13</w:t>
        </w:r>
      </w:hyperlink>
      <w:hyperlink r:id="rId359">
        <w:r w:rsidDel="00000000" w:rsidR="00000000" w:rsidRPr="00000000">
          <w:rPr>
            <w:b w:val="0"/>
            <w:bCs w:val="0"/>
            <w:i w:val="0"/>
            <w:iCs w:val="0"/>
            <w:color w:val="000000"/>
            <w:sz w:val="22"/>
            <w:szCs w:val="22"/>
            <w:u w:val="none"/>
            <w:rtl w:val="0"/>
          </w:rPr>
          <w:t xml:space="preserve">, 1644 (2022).</w:t>
        </w:r>
      </w:hyperlink>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47.</w:t>
        <w:tab/>
      </w:r>
      <w:hyperlink r:id="rId360">
        <w:r w:rsidDel="00000000" w:rsidR="00000000" w:rsidRPr="00000000">
          <w:rPr>
            <w:b w:val="0"/>
            <w:bCs w:val="0"/>
            <w:i w:val="0"/>
            <w:iCs w:val="0"/>
            <w:color w:val="000000"/>
            <w:sz w:val="22"/>
            <w:szCs w:val="22"/>
            <w:u w:val="none"/>
            <w:rtl w:val="0"/>
          </w:rPr>
          <w:t xml:space="preserve">Lim, E. W. </w:t>
        </w:r>
      </w:hyperlink>
      <w:hyperlink r:id="rId361">
        <w:r w:rsidDel="00000000" w:rsidR="00000000" w:rsidRPr="00000000">
          <w:rPr>
            <w:b w:val="0"/>
            <w:bCs w:val="0"/>
            <w:i w:val="1"/>
            <w:iCs w:val="1"/>
            <w:color w:val="000000"/>
            <w:sz w:val="22"/>
            <w:szCs w:val="22"/>
            <w:u w:val="none"/>
            <w:rtl w:val="0"/>
          </w:rPr>
          <w:t xml:space="preserve">et al.</w:t>
        </w:r>
      </w:hyperlink>
      <w:hyperlink r:id="rId362">
        <w:r w:rsidDel="00000000" w:rsidR="00000000" w:rsidRPr="00000000">
          <w:rPr>
            <w:b w:val="0"/>
            <w:bCs w:val="0"/>
            <w:i w:val="0"/>
            <w:iCs w:val="0"/>
            <w:color w:val="000000"/>
            <w:sz w:val="22"/>
            <w:szCs w:val="22"/>
            <w:u w:val="none"/>
            <w:rtl w:val="0"/>
          </w:rPr>
          <w:t xml:space="preserve"> Serine and glycine physiology reversibly modulate retinal and peripheral nerve function. </w:t>
        </w:r>
      </w:hyperlink>
      <w:hyperlink r:id="rId363">
        <w:r w:rsidDel="00000000" w:rsidR="00000000" w:rsidRPr="00000000">
          <w:rPr>
            <w:b w:val="0"/>
            <w:bCs w:val="0"/>
            <w:i w:val="1"/>
            <w:iCs w:val="1"/>
            <w:color w:val="000000"/>
            <w:sz w:val="22"/>
            <w:szCs w:val="22"/>
            <w:u w:val="none"/>
            <w:rtl w:val="0"/>
          </w:rPr>
          <w:t xml:space="preserve">Cell Metab.</w:t>
        </w:r>
      </w:hyperlink>
      <w:hyperlink r:id="rId364">
        <w:r w:rsidDel="00000000" w:rsidR="00000000" w:rsidRPr="00000000">
          <w:rPr>
            <w:b w:val="0"/>
            <w:bCs w:val="0"/>
            <w:i w:val="0"/>
            <w:iCs w:val="0"/>
            <w:color w:val="000000"/>
            <w:sz w:val="22"/>
            <w:szCs w:val="22"/>
            <w:u w:val="none"/>
            <w:rtl w:val="0"/>
          </w:rPr>
          <w:t xml:space="preserve"> </w:t>
        </w:r>
      </w:hyperlink>
      <w:hyperlink r:id="rId365">
        <w:r w:rsidDel="00000000" w:rsidR="00000000" w:rsidRPr="00000000">
          <w:rPr>
            <w:b w:val="1"/>
            <w:bCs w:val="1"/>
            <w:i w:val="0"/>
            <w:iCs w:val="0"/>
            <w:color w:val="000000"/>
            <w:sz w:val="22"/>
            <w:szCs w:val="22"/>
            <w:u w:val="none"/>
            <w:rtl w:val="0"/>
          </w:rPr>
          <w:t xml:space="preserve">0</w:t>
        </w:r>
      </w:hyperlink>
      <w:hyperlink r:id="rId366">
        <w:r w:rsidDel="00000000" w:rsidR="00000000" w:rsidRPr="00000000">
          <w:rPr>
            <w:b w:val="0"/>
            <w:bCs w:val="0"/>
            <w:i w:val="0"/>
            <w:iCs w:val="0"/>
            <w:color w:val="000000"/>
            <w:sz w:val="22"/>
            <w:szCs w:val="22"/>
            <w:u w:val="none"/>
            <w:rtl w:val="0"/>
          </w:rPr>
          <w:t xml:space="preserve">, (2024).</w:t>
        </w:r>
      </w:hyperlink>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48.</w:t>
        <w:tab/>
      </w:r>
      <w:hyperlink r:id="rId367">
        <w:r w:rsidDel="00000000" w:rsidR="00000000" w:rsidRPr="00000000">
          <w:rPr>
            <w:b w:val="0"/>
            <w:bCs w:val="0"/>
            <w:i w:val="0"/>
            <w:iCs w:val="0"/>
            <w:color w:val="000000"/>
            <w:sz w:val="22"/>
            <w:szCs w:val="22"/>
            <w:u w:val="none"/>
            <w:rtl w:val="0"/>
          </w:rPr>
          <w:t xml:space="preserve">Yousri, N. A. </w:t>
        </w:r>
      </w:hyperlink>
      <w:hyperlink r:id="rId368">
        <w:r w:rsidDel="00000000" w:rsidR="00000000" w:rsidRPr="00000000">
          <w:rPr>
            <w:b w:val="0"/>
            <w:bCs w:val="0"/>
            <w:i w:val="1"/>
            <w:iCs w:val="1"/>
            <w:color w:val="000000"/>
            <w:sz w:val="22"/>
            <w:szCs w:val="22"/>
            <w:u w:val="none"/>
            <w:rtl w:val="0"/>
          </w:rPr>
          <w:t xml:space="preserve">et al.</w:t>
        </w:r>
      </w:hyperlink>
      <w:hyperlink r:id="rId369">
        <w:r w:rsidDel="00000000" w:rsidR="00000000" w:rsidRPr="00000000">
          <w:rPr>
            <w:b w:val="0"/>
            <w:bCs w:val="0"/>
            <w:i w:val="0"/>
            <w:iCs w:val="0"/>
            <w:color w:val="000000"/>
            <w:sz w:val="22"/>
            <w:szCs w:val="22"/>
            <w:u w:val="none"/>
            <w:rtl w:val="0"/>
          </w:rPr>
          <w:t xml:space="preserve"> Metabolic and Metabo-Clinical Signatures of Type 2 Diabetes, Obesity, Retinopathy, and Dyslipidemia. </w:t>
        </w:r>
      </w:hyperlink>
      <w:hyperlink r:id="rId370">
        <w:r w:rsidDel="00000000" w:rsidR="00000000" w:rsidRPr="00000000">
          <w:rPr>
            <w:b w:val="0"/>
            <w:bCs w:val="0"/>
            <w:i w:val="1"/>
            <w:iCs w:val="1"/>
            <w:color w:val="000000"/>
            <w:sz w:val="22"/>
            <w:szCs w:val="22"/>
            <w:u w:val="none"/>
            <w:rtl w:val="0"/>
          </w:rPr>
          <w:t xml:space="preserve">Diabetes</w:t>
        </w:r>
      </w:hyperlink>
      <w:hyperlink r:id="rId371">
        <w:r w:rsidDel="00000000" w:rsidR="00000000" w:rsidRPr="00000000">
          <w:rPr>
            <w:b w:val="0"/>
            <w:bCs w:val="0"/>
            <w:i w:val="0"/>
            <w:iCs w:val="0"/>
            <w:color w:val="000000"/>
            <w:sz w:val="22"/>
            <w:szCs w:val="22"/>
            <w:u w:val="none"/>
            <w:rtl w:val="0"/>
          </w:rPr>
          <w:t xml:space="preserve"> </w:t>
        </w:r>
      </w:hyperlink>
      <w:hyperlink r:id="rId372">
        <w:r w:rsidDel="00000000" w:rsidR="00000000" w:rsidRPr="00000000">
          <w:rPr>
            <w:b w:val="1"/>
            <w:bCs w:val="1"/>
            <w:i w:val="0"/>
            <w:iCs w:val="0"/>
            <w:color w:val="000000"/>
            <w:sz w:val="22"/>
            <w:szCs w:val="22"/>
            <w:u w:val="none"/>
            <w:rtl w:val="0"/>
          </w:rPr>
          <w:t xml:space="preserve">71</w:t>
        </w:r>
      </w:hyperlink>
      <w:hyperlink r:id="rId373">
        <w:r w:rsidDel="00000000" w:rsidR="00000000" w:rsidRPr="00000000">
          <w:rPr>
            <w:b w:val="0"/>
            <w:bCs w:val="0"/>
            <w:i w:val="0"/>
            <w:iCs w:val="0"/>
            <w:color w:val="000000"/>
            <w:sz w:val="22"/>
            <w:szCs w:val="22"/>
            <w:u w:val="none"/>
            <w:rtl w:val="0"/>
          </w:rPr>
          <w:t xml:space="preserve">, 184–205 (2022).</w:t>
        </w:r>
      </w:hyperlink>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49.</w:t>
        <w:tab/>
      </w:r>
      <w:hyperlink r:id="rId374">
        <w:r w:rsidDel="00000000" w:rsidR="00000000" w:rsidRPr="00000000">
          <w:rPr>
            <w:b w:val="0"/>
            <w:bCs w:val="0"/>
            <w:i w:val="0"/>
            <w:iCs w:val="0"/>
            <w:color w:val="000000"/>
            <w:sz w:val="22"/>
            <w:szCs w:val="22"/>
            <w:u w:val="none"/>
            <w:rtl w:val="0"/>
          </w:rPr>
          <w:t xml:space="preserve">Zaghlool, S. B. </w:t>
        </w:r>
      </w:hyperlink>
      <w:hyperlink r:id="rId375">
        <w:r w:rsidDel="00000000" w:rsidR="00000000" w:rsidRPr="00000000">
          <w:rPr>
            <w:b w:val="0"/>
            <w:bCs w:val="0"/>
            <w:i w:val="1"/>
            <w:iCs w:val="1"/>
            <w:color w:val="000000"/>
            <w:sz w:val="22"/>
            <w:szCs w:val="22"/>
            <w:u w:val="none"/>
            <w:rtl w:val="0"/>
          </w:rPr>
          <w:t xml:space="preserve">et al.</w:t>
        </w:r>
      </w:hyperlink>
      <w:hyperlink r:id="rId376">
        <w:r w:rsidDel="00000000" w:rsidR="00000000" w:rsidRPr="00000000">
          <w:rPr>
            <w:b w:val="0"/>
            <w:bCs w:val="0"/>
            <w:i w:val="0"/>
            <w:iCs w:val="0"/>
            <w:color w:val="000000"/>
            <w:sz w:val="22"/>
            <w:szCs w:val="22"/>
            <w:u w:val="none"/>
            <w:rtl w:val="0"/>
          </w:rPr>
          <w:t xml:space="preserve"> Metabolic and proteomic signatures of type 2 diabetes subtypes in an Arab population. </w:t>
        </w:r>
      </w:hyperlink>
      <w:hyperlink r:id="rId377">
        <w:r w:rsidDel="00000000" w:rsidR="00000000" w:rsidRPr="00000000">
          <w:rPr>
            <w:b w:val="0"/>
            <w:bCs w:val="0"/>
            <w:i w:val="1"/>
            <w:iCs w:val="1"/>
            <w:color w:val="000000"/>
            <w:sz w:val="22"/>
            <w:szCs w:val="22"/>
            <w:u w:val="none"/>
            <w:rtl w:val="0"/>
          </w:rPr>
          <w:t xml:space="preserve">Nat. Commun.</w:t>
        </w:r>
      </w:hyperlink>
      <w:hyperlink r:id="rId378">
        <w:r w:rsidDel="00000000" w:rsidR="00000000" w:rsidRPr="00000000">
          <w:rPr>
            <w:b w:val="0"/>
            <w:bCs w:val="0"/>
            <w:i w:val="0"/>
            <w:iCs w:val="0"/>
            <w:color w:val="000000"/>
            <w:sz w:val="22"/>
            <w:szCs w:val="22"/>
            <w:u w:val="none"/>
            <w:rtl w:val="0"/>
          </w:rPr>
          <w:t xml:space="preserve"> </w:t>
        </w:r>
      </w:hyperlink>
      <w:hyperlink r:id="rId379">
        <w:r w:rsidDel="00000000" w:rsidR="00000000" w:rsidRPr="00000000">
          <w:rPr>
            <w:b w:val="1"/>
            <w:bCs w:val="1"/>
            <w:i w:val="0"/>
            <w:iCs w:val="0"/>
            <w:color w:val="000000"/>
            <w:sz w:val="22"/>
            <w:szCs w:val="22"/>
            <w:u w:val="none"/>
            <w:rtl w:val="0"/>
          </w:rPr>
          <w:t xml:space="preserve">13</w:t>
        </w:r>
      </w:hyperlink>
      <w:hyperlink r:id="rId380">
        <w:r w:rsidDel="00000000" w:rsidR="00000000" w:rsidRPr="00000000">
          <w:rPr>
            <w:b w:val="0"/>
            <w:bCs w:val="0"/>
            <w:i w:val="0"/>
            <w:iCs w:val="0"/>
            <w:color w:val="000000"/>
            <w:sz w:val="22"/>
            <w:szCs w:val="22"/>
            <w:u w:val="none"/>
            <w:rtl w:val="0"/>
          </w:rPr>
          <w:t xml:space="preserve">, 7121 (2022).</w:t>
        </w:r>
      </w:hyperlink>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50.</w:t>
        <w:tab/>
      </w:r>
      <w:hyperlink r:id="rId381">
        <w:r w:rsidDel="00000000" w:rsidR="00000000" w:rsidRPr="00000000">
          <w:rPr>
            <w:b w:val="0"/>
            <w:bCs w:val="0"/>
            <w:i w:val="0"/>
            <w:iCs w:val="0"/>
            <w:color w:val="000000"/>
            <w:sz w:val="22"/>
            <w:szCs w:val="22"/>
            <w:u w:val="none"/>
            <w:rtl w:val="0"/>
          </w:rPr>
          <w:t xml:space="preserve">Meikle, P. J. &amp; Summers, S. A. Sphingolipids and phospholipids in insulin resistance and related metabolic disorders. </w:t>
        </w:r>
      </w:hyperlink>
      <w:hyperlink r:id="rId382">
        <w:r w:rsidDel="00000000" w:rsidR="00000000" w:rsidRPr="00000000">
          <w:rPr>
            <w:b w:val="0"/>
            <w:bCs w:val="0"/>
            <w:i w:val="1"/>
            <w:iCs w:val="1"/>
            <w:color w:val="000000"/>
            <w:sz w:val="22"/>
            <w:szCs w:val="22"/>
            <w:u w:val="none"/>
            <w:rtl w:val="0"/>
          </w:rPr>
          <w:t xml:space="preserve">Nat. Rev. Endocrinol.</w:t>
        </w:r>
      </w:hyperlink>
      <w:hyperlink r:id="rId383">
        <w:r w:rsidDel="00000000" w:rsidR="00000000" w:rsidRPr="00000000">
          <w:rPr>
            <w:b w:val="0"/>
            <w:bCs w:val="0"/>
            <w:i w:val="0"/>
            <w:iCs w:val="0"/>
            <w:color w:val="000000"/>
            <w:sz w:val="22"/>
            <w:szCs w:val="22"/>
            <w:u w:val="none"/>
            <w:rtl w:val="0"/>
          </w:rPr>
          <w:t xml:space="preserve"> </w:t>
        </w:r>
      </w:hyperlink>
      <w:hyperlink r:id="rId384">
        <w:r w:rsidDel="00000000" w:rsidR="00000000" w:rsidRPr="00000000">
          <w:rPr>
            <w:b w:val="1"/>
            <w:bCs w:val="1"/>
            <w:i w:val="0"/>
            <w:iCs w:val="0"/>
            <w:color w:val="000000"/>
            <w:sz w:val="22"/>
            <w:szCs w:val="22"/>
            <w:u w:val="none"/>
            <w:rtl w:val="0"/>
          </w:rPr>
          <w:t xml:space="preserve">13</w:t>
        </w:r>
      </w:hyperlink>
      <w:hyperlink r:id="rId385">
        <w:r w:rsidDel="00000000" w:rsidR="00000000" w:rsidRPr="00000000">
          <w:rPr>
            <w:b w:val="0"/>
            <w:bCs w:val="0"/>
            <w:i w:val="0"/>
            <w:iCs w:val="0"/>
            <w:color w:val="000000"/>
            <w:sz w:val="22"/>
            <w:szCs w:val="22"/>
            <w:u w:val="none"/>
            <w:rtl w:val="0"/>
          </w:rPr>
          <w:t xml:space="preserve">, 79–91 (2017).</w:t>
        </w:r>
      </w:hyperlink>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51.</w:t>
        <w:tab/>
      </w:r>
      <w:hyperlink r:id="rId386">
        <w:r w:rsidDel="00000000" w:rsidR="00000000" w:rsidRPr="00000000">
          <w:rPr>
            <w:b w:val="0"/>
            <w:bCs w:val="0"/>
            <w:i w:val="0"/>
            <w:iCs w:val="0"/>
            <w:color w:val="000000"/>
            <w:sz w:val="22"/>
            <w:szCs w:val="22"/>
            <w:u w:val="none"/>
            <w:rtl w:val="0"/>
          </w:rPr>
          <w:t xml:space="preserve">Morze, J. </w:t>
        </w:r>
      </w:hyperlink>
      <w:hyperlink r:id="rId387">
        <w:r w:rsidDel="00000000" w:rsidR="00000000" w:rsidRPr="00000000">
          <w:rPr>
            <w:b w:val="0"/>
            <w:bCs w:val="0"/>
            <w:i w:val="1"/>
            <w:iCs w:val="1"/>
            <w:color w:val="000000"/>
            <w:sz w:val="22"/>
            <w:szCs w:val="22"/>
            <w:u w:val="none"/>
            <w:rtl w:val="0"/>
          </w:rPr>
          <w:t xml:space="preserve">et al.</w:t>
        </w:r>
      </w:hyperlink>
      <w:hyperlink r:id="rId388">
        <w:r w:rsidDel="00000000" w:rsidR="00000000" w:rsidRPr="00000000">
          <w:rPr>
            <w:b w:val="0"/>
            <w:bCs w:val="0"/>
            <w:i w:val="0"/>
            <w:iCs w:val="0"/>
            <w:color w:val="000000"/>
            <w:sz w:val="22"/>
            <w:szCs w:val="22"/>
            <w:u w:val="none"/>
            <w:rtl w:val="0"/>
          </w:rPr>
          <w:t xml:space="preserve"> Metabolomics and Type 2 Diabetes Risk: An Updated Systematic Review and Meta-analysis of Prospective Cohort Studies. </w:t>
        </w:r>
      </w:hyperlink>
      <w:hyperlink r:id="rId389">
        <w:r w:rsidDel="00000000" w:rsidR="00000000" w:rsidRPr="00000000">
          <w:rPr>
            <w:b w:val="0"/>
            <w:bCs w:val="0"/>
            <w:i w:val="1"/>
            <w:iCs w:val="1"/>
            <w:color w:val="000000"/>
            <w:sz w:val="22"/>
            <w:szCs w:val="22"/>
            <w:u w:val="none"/>
            <w:rtl w:val="0"/>
          </w:rPr>
          <w:t xml:space="preserve">Diabetes Care</w:t>
        </w:r>
      </w:hyperlink>
      <w:hyperlink r:id="rId390">
        <w:r w:rsidDel="00000000" w:rsidR="00000000" w:rsidRPr="00000000">
          <w:rPr>
            <w:b w:val="0"/>
            <w:bCs w:val="0"/>
            <w:i w:val="0"/>
            <w:iCs w:val="0"/>
            <w:color w:val="000000"/>
            <w:sz w:val="22"/>
            <w:szCs w:val="22"/>
            <w:u w:val="none"/>
            <w:rtl w:val="0"/>
          </w:rPr>
          <w:t xml:space="preserve"> </w:t>
        </w:r>
      </w:hyperlink>
      <w:hyperlink r:id="rId391">
        <w:r w:rsidDel="00000000" w:rsidR="00000000" w:rsidRPr="00000000">
          <w:rPr>
            <w:b w:val="1"/>
            <w:bCs w:val="1"/>
            <w:i w:val="0"/>
            <w:iCs w:val="0"/>
            <w:color w:val="000000"/>
            <w:sz w:val="22"/>
            <w:szCs w:val="22"/>
            <w:u w:val="none"/>
            <w:rtl w:val="0"/>
          </w:rPr>
          <w:t xml:space="preserve">45</w:t>
        </w:r>
      </w:hyperlink>
      <w:hyperlink r:id="rId392">
        <w:r w:rsidDel="00000000" w:rsidR="00000000" w:rsidRPr="00000000">
          <w:rPr>
            <w:b w:val="0"/>
            <w:bCs w:val="0"/>
            <w:i w:val="0"/>
            <w:iCs w:val="0"/>
            <w:color w:val="000000"/>
            <w:sz w:val="22"/>
            <w:szCs w:val="22"/>
            <w:u w:val="none"/>
            <w:rtl w:val="0"/>
          </w:rPr>
          <w:t xml:space="preserve">, 1013–1024 (2022).</w:t>
        </w:r>
      </w:hyperlink>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52.</w:t>
        <w:tab/>
      </w:r>
      <w:hyperlink r:id="rId393">
        <w:r w:rsidDel="00000000" w:rsidR="00000000" w:rsidRPr="00000000">
          <w:rPr>
            <w:b w:val="0"/>
            <w:bCs w:val="0"/>
            <w:i w:val="0"/>
            <w:iCs w:val="0"/>
            <w:color w:val="000000"/>
            <w:sz w:val="22"/>
            <w:szCs w:val="22"/>
            <w:u w:val="none"/>
            <w:rtl w:val="0"/>
          </w:rPr>
          <w:t xml:space="preserve">Wittenbecher, C. </w:t>
        </w:r>
      </w:hyperlink>
      <w:hyperlink r:id="rId394">
        <w:r w:rsidDel="00000000" w:rsidR="00000000" w:rsidRPr="00000000">
          <w:rPr>
            <w:b w:val="0"/>
            <w:bCs w:val="0"/>
            <w:i w:val="1"/>
            <w:iCs w:val="1"/>
            <w:color w:val="000000"/>
            <w:sz w:val="22"/>
            <w:szCs w:val="22"/>
            <w:u w:val="none"/>
            <w:rtl w:val="0"/>
          </w:rPr>
          <w:t xml:space="preserve">et al.</w:t>
        </w:r>
      </w:hyperlink>
      <w:hyperlink r:id="rId395">
        <w:r w:rsidDel="00000000" w:rsidR="00000000" w:rsidRPr="00000000">
          <w:rPr>
            <w:b w:val="0"/>
            <w:bCs w:val="0"/>
            <w:i w:val="0"/>
            <w:iCs w:val="0"/>
            <w:color w:val="000000"/>
            <w:sz w:val="22"/>
            <w:szCs w:val="22"/>
            <w:u w:val="none"/>
            <w:rtl w:val="0"/>
          </w:rPr>
          <w:t xml:space="preserve"> Changes in metabolomics profiles over ten years and subsequent risk of developing type 2 diabetes: Results from the Nurses’ Health Study. </w:t>
        </w:r>
      </w:hyperlink>
      <w:hyperlink r:id="rId396">
        <w:r w:rsidDel="00000000" w:rsidR="00000000" w:rsidRPr="00000000">
          <w:rPr>
            <w:b w:val="0"/>
            <w:bCs w:val="0"/>
            <w:i w:val="1"/>
            <w:iCs w:val="1"/>
            <w:color w:val="000000"/>
            <w:sz w:val="22"/>
            <w:szCs w:val="22"/>
            <w:u w:val="none"/>
            <w:rtl w:val="0"/>
          </w:rPr>
          <w:t xml:space="preserve">EBioMedicine</w:t>
        </w:r>
      </w:hyperlink>
      <w:hyperlink r:id="rId397">
        <w:r w:rsidDel="00000000" w:rsidR="00000000" w:rsidRPr="00000000">
          <w:rPr>
            <w:b w:val="0"/>
            <w:bCs w:val="0"/>
            <w:i w:val="0"/>
            <w:iCs w:val="0"/>
            <w:color w:val="000000"/>
            <w:sz w:val="22"/>
            <w:szCs w:val="22"/>
            <w:u w:val="none"/>
            <w:rtl w:val="0"/>
          </w:rPr>
          <w:t xml:space="preserve"> </w:t>
        </w:r>
      </w:hyperlink>
      <w:hyperlink r:id="rId398">
        <w:r w:rsidDel="00000000" w:rsidR="00000000" w:rsidRPr="00000000">
          <w:rPr>
            <w:b w:val="1"/>
            <w:bCs w:val="1"/>
            <w:i w:val="0"/>
            <w:iCs w:val="0"/>
            <w:color w:val="000000"/>
            <w:sz w:val="22"/>
            <w:szCs w:val="22"/>
            <w:u w:val="none"/>
            <w:rtl w:val="0"/>
          </w:rPr>
          <w:t xml:space="preserve">75</w:t>
        </w:r>
      </w:hyperlink>
      <w:hyperlink r:id="rId399">
        <w:r w:rsidDel="00000000" w:rsidR="00000000" w:rsidRPr="00000000">
          <w:rPr>
            <w:b w:val="0"/>
            <w:bCs w:val="0"/>
            <w:i w:val="0"/>
            <w:iCs w:val="0"/>
            <w:color w:val="000000"/>
            <w:sz w:val="22"/>
            <w:szCs w:val="22"/>
            <w:u w:val="none"/>
            <w:rtl w:val="0"/>
          </w:rPr>
          <w:t xml:space="preserve">, 103799 (2022).</w:t>
        </w:r>
      </w:hyperlink>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53.</w:t>
        <w:tab/>
      </w:r>
      <w:hyperlink r:id="rId400">
        <w:r w:rsidDel="00000000" w:rsidR="00000000" w:rsidRPr="00000000">
          <w:rPr>
            <w:b w:val="0"/>
            <w:bCs w:val="0"/>
            <w:i w:val="0"/>
            <w:iCs w:val="0"/>
            <w:color w:val="000000"/>
            <w:sz w:val="22"/>
            <w:szCs w:val="22"/>
            <w:u w:val="none"/>
            <w:rtl w:val="0"/>
          </w:rPr>
          <w:t xml:space="preserve">Yang, Z. </w:t>
        </w:r>
      </w:hyperlink>
      <w:hyperlink r:id="rId401">
        <w:r w:rsidDel="00000000" w:rsidR="00000000" w:rsidRPr="00000000">
          <w:rPr>
            <w:b w:val="0"/>
            <w:bCs w:val="0"/>
            <w:i w:val="1"/>
            <w:iCs w:val="1"/>
            <w:color w:val="000000"/>
            <w:sz w:val="22"/>
            <w:szCs w:val="22"/>
            <w:u w:val="none"/>
            <w:rtl w:val="0"/>
          </w:rPr>
          <w:t xml:space="preserve">et al.</w:t>
        </w:r>
      </w:hyperlink>
      <w:hyperlink r:id="rId402">
        <w:r w:rsidDel="00000000" w:rsidR="00000000" w:rsidRPr="00000000">
          <w:rPr>
            <w:b w:val="0"/>
            <w:bCs w:val="0"/>
            <w:i w:val="0"/>
            <w:iCs w:val="0"/>
            <w:color w:val="000000"/>
            <w:sz w:val="22"/>
            <w:szCs w:val="22"/>
            <w:u w:val="none"/>
            <w:rtl w:val="0"/>
          </w:rPr>
          <w:t xml:space="preserve"> Limited overlap between genetic effects on disease susceptibility and disease survival. </w:t>
        </w:r>
      </w:hyperlink>
      <w:hyperlink r:id="rId403">
        <w:r w:rsidDel="00000000" w:rsidR="00000000" w:rsidRPr="00000000">
          <w:rPr>
            <w:b w:val="0"/>
            <w:bCs w:val="0"/>
            <w:i w:val="1"/>
            <w:iCs w:val="1"/>
            <w:color w:val="000000"/>
            <w:sz w:val="22"/>
            <w:szCs w:val="22"/>
            <w:u w:val="none"/>
            <w:rtl w:val="0"/>
          </w:rPr>
          <w:t xml:space="preserve">Nat. Genet.</w:t>
        </w:r>
      </w:hyperlink>
      <w:hyperlink r:id="rId404">
        <w:r w:rsidDel="00000000" w:rsidR="00000000" w:rsidRPr="00000000">
          <w:rPr>
            <w:b w:val="0"/>
            <w:bCs w:val="0"/>
            <w:i w:val="0"/>
            <w:iCs w:val="0"/>
            <w:color w:val="000000"/>
            <w:sz w:val="22"/>
            <w:szCs w:val="22"/>
            <w:u w:val="none"/>
            <w:rtl w:val="0"/>
          </w:rPr>
          <w:t xml:space="preserve"> </w:t>
        </w:r>
      </w:hyperlink>
      <w:hyperlink r:id="rId405">
        <w:r w:rsidDel="00000000" w:rsidR="00000000" w:rsidRPr="00000000">
          <w:rPr>
            <w:b w:val="1"/>
            <w:bCs w:val="1"/>
            <w:i w:val="0"/>
            <w:iCs w:val="0"/>
            <w:color w:val="000000"/>
            <w:sz w:val="22"/>
            <w:szCs w:val="22"/>
            <w:u w:val="none"/>
            <w:rtl w:val="0"/>
          </w:rPr>
          <w:t xml:space="preserve">57</w:t>
        </w:r>
      </w:hyperlink>
      <w:hyperlink r:id="rId406">
        <w:r w:rsidDel="00000000" w:rsidR="00000000" w:rsidRPr="00000000">
          <w:rPr>
            <w:b w:val="0"/>
            <w:bCs w:val="0"/>
            <w:i w:val="0"/>
            <w:iCs w:val="0"/>
            <w:color w:val="000000"/>
            <w:sz w:val="22"/>
            <w:szCs w:val="22"/>
            <w:u w:val="none"/>
            <w:rtl w:val="0"/>
          </w:rPr>
          <w:t xml:space="preserve">, 2418–2426 (2025).</w:t>
        </w:r>
      </w:hyperlink>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48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54.</w:t>
        <w:tab/>
      </w:r>
      <w:hyperlink r:id="rId407">
        <w:r w:rsidDel="00000000" w:rsidR="00000000" w:rsidRPr="00000000">
          <w:rPr>
            <w:b w:val="0"/>
            <w:bCs w:val="0"/>
            <w:i w:val="0"/>
            <w:iCs w:val="0"/>
            <w:color w:val="000000"/>
            <w:sz w:val="22"/>
            <w:szCs w:val="22"/>
            <w:u w:val="none"/>
            <w:rtl w:val="0"/>
          </w:rPr>
          <w:t xml:space="preserve">Chew, E. Y. </w:t>
        </w:r>
      </w:hyperlink>
      <w:hyperlink r:id="rId408">
        <w:r w:rsidDel="00000000" w:rsidR="00000000" w:rsidRPr="00000000">
          <w:rPr>
            <w:b w:val="0"/>
            <w:bCs w:val="0"/>
            <w:i w:val="1"/>
            <w:iCs w:val="1"/>
            <w:color w:val="000000"/>
            <w:sz w:val="22"/>
            <w:szCs w:val="22"/>
            <w:u w:val="none"/>
            <w:rtl w:val="0"/>
          </w:rPr>
          <w:t xml:space="preserve">et al.</w:t>
        </w:r>
      </w:hyperlink>
      <w:hyperlink r:id="rId409">
        <w:r w:rsidDel="00000000" w:rsidR="00000000" w:rsidRPr="00000000">
          <w:rPr>
            <w:b w:val="0"/>
            <w:bCs w:val="0"/>
            <w:i w:val="0"/>
            <w:iCs w:val="0"/>
            <w:color w:val="000000"/>
            <w:sz w:val="22"/>
            <w:szCs w:val="22"/>
            <w:u w:val="none"/>
            <w:rtl w:val="0"/>
          </w:rPr>
          <w:t xml:space="preserve"> Cell-based ciliary neurotrophic factor therapy for macular telangiectasia type 2. </w:t>
        </w:r>
      </w:hyperlink>
      <w:hyperlink r:id="rId410">
        <w:r w:rsidDel="00000000" w:rsidR="00000000" w:rsidRPr="00000000">
          <w:rPr>
            <w:b w:val="0"/>
            <w:bCs w:val="0"/>
            <w:i w:val="1"/>
            <w:iCs w:val="1"/>
            <w:color w:val="000000"/>
            <w:sz w:val="22"/>
            <w:szCs w:val="22"/>
            <w:u w:val="none"/>
            <w:rtl w:val="0"/>
          </w:rPr>
          <w:t xml:space="preserve">NEJM Evid.</w:t>
        </w:r>
      </w:hyperlink>
      <w:hyperlink r:id="rId411">
        <w:r w:rsidDel="00000000" w:rsidR="00000000" w:rsidRPr="00000000">
          <w:rPr>
            <w:b w:val="0"/>
            <w:bCs w:val="0"/>
            <w:i w:val="0"/>
            <w:iCs w:val="0"/>
            <w:color w:val="000000"/>
            <w:sz w:val="22"/>
            <w:szCs w:val="22"/>
            <w:u w:val="none"/>
            <w:rtl w:val="0"/>
          </w:rPr>
          <w:t xml:space="preserve"> </w:t>
        </w:r>
      </w:hyperlink>
      <w:hyperlink r:id="rId412">
        <w:r w:rsidDel="00000000" w:rsidR="00000000" w:rsidRPr="00000000">
          <w:rPr>
            <w:b w:val="1"/>
            <w:bCs w:val="1"/>
            <w:i w:val="0"/>
            <w:iCs w:val="0"/>
            <w:color w:val="000000"/>
            <w:sz w:val="22"/>
            <w:szCs w:val="22"/>
            <w:u w:val="none"/>
            <w:rtl w:val="0"/>
          </w:rPr>
          <w:t xml:space="preserve">4</w:t>
        </w:r>
      </w:hyperlink>
      <w:hyperlink r:id="rId413">
        <w:r w:rsidDel="00000000" w:rsidR="00000000" w:rsidRPr="00000000">
          <w:rPr>
            <w:b w:val="0"/>
            <w:bCs w:val="0"/>
            <w:i w:val="0"/>
            <w:iCs w:val="0"/>
            <w:color w:val="000000"/>
            <w:sz w:val="22"/>
            <w:szCs w:val="22"/>
            <w:u w:val="none"/>
            <w:rtl w:val="0"/>
          </w:rPr>
          <w:t xml:space="preserve">, EVIDoa2400481 (2025).</w:t>
        </w:r>
      </w:hyperlink>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480" w:lineRule="auto"/>
        <w:ind w:left="440" w:right="0" w:hanging="440"/>
        <w:jc w:val="both"/>
        <w:rPr/>
      </w:pPr>
      <w:r w:rsidDel="00000000" w:rsidR="00000000" w:rsidRPr="00000000">
        <w:rPr>
          <w:rtl w:val="0"/>
        </w:rPr>
      </w:r>
    </w:p>
    <w:sectPr>
      <w:pgSz w:h="16834" w:w="11909" w:orient="portrait"/>
      <w:pgMar w:bottom="1440" w:top="1440" w:left="1440" w:right="1440" w:header="720" w:footer="720"/>
      <w:lnNumType w:countBy="1" w:start="0" w:restart="continuous"/>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90" Type="http://schemas.openxmlformats.org/officeDocument/2006/relationships/hyperlink" Target="http://paperpile.com/b/bRw3F4/o7wgf" TargetMode="External"/><Relationship Id="rId194" Type="http://schemas.openxmlformats.org/officeDocument/2006/relationships/hyperlink" Target="http://paperpile.com/b/bRw3F4/OGT6K" TargetMode="External"/><Relationship Id="rId193" Type="http://schemas.openxmlformats.org/officeDocument/2006/relationships/hyperlink" Target="http://paperpile.com/b/bRw3F4/o7wgf" TargetMode="External"/><Relationship Id="rId192" Type="http://schemas.openxmlformats.org/officeDocument/2006/relationships/hyperlink" Target="http://paperpile.com/b/bRw3F4/o7wgf" TargetMode="External"/><Relationship Id="rId191" Type="http://schemas.openxmlformats.org/officeDocument/2006/relationships/hyperlink" Target="http://paperpile.com/b/bRw3F4/o7wgf" TargetMode="External"/><Relationship Id="rId187" Type="http://schemas.openxmlformats.org/officeDocument/2006/relationships/hyperlink" Target="http://dx.doi.org/10.1145/2939672.2939785" TargetMode="External"/><Relationship Id="rId186" Type="http://schemas.openxmlformats.org/officeDocument/2006/relationships/hyperlink" Target="http://paperpile.com/b/bRw3F4/GSZRa" TargetMode="External"/><Relationship Id="rId185" Type="http://schemas.openxmlformats.org/officeDocument/2006/relationships/hyperlink" Target="http://paperpile.com/b/bRw3F4/GSZRa" TargetMode="External"/><Relationship Id="rId184" Type="http://schemas.openxmlformats.org/officeDocument/2006/relationships/hyperlink" Target="http://paperpile.com/b/bRw3F4/GSZRa" TargetMode="External"/><Relationship Id="rId189" Type="http://schemas.openxmlformats.org/officeDocument/2006/relationships/hyperlink" Target="http://paperpile.com/b/bRw3F4/o7wgf" TargetMode="External"/><Relationship Id="rId188" Type="http://schemas.openxmlformats.org/officeDocument/2006/relationships/hyperlink" Target="http://paperpile.com/b/bRw3F4/GSZRa" TargetMode="External"/><Relationship Id="rId183" Type="http://schemas.openxmlformats.org/officeDocument/2006/relationships/hyperlink" Target="http://paperpile.com/b/bRw3F4/tjVbq" TargetMode="External"/><Relationship Id="rId182" Type="http://schemas.openxmlformats.org/officeDocument/2006/relationships/hyperlink" Target="http://paperpile.com/b/bRw3F4/tjVbq" TargetMode="External"/><Relationship Id="rId181" Type="http://schemas.openxmlformats.org/officeDocument/2006/relationships/hyperlink" Target="http://paperpile.com/b/bRw3F4/tjVbq" TargetMode="External"/><Relationship Id="rId180" Type="http://schemas.openxmlformats.org/officeDocument/2006/relationships/hyperlink" Target="http://paperpile.com/b/bRw3F4/tjVbq" TargetMode="External"/><Relationship Id="rId176" Type="http://schemas.openxmlformats.org/officeDocument/2006/relationships/hyperlink" Target="http://paperpile.com/b/bRw3F4/sO85a" TargetMode="External"/><Relationship Id="rId297" Type="http://schemas.openxmlformats.org/officeDocument/2006/relationships/hyperlink" Target="http://paperpile.com/b/bRw3F4/AYbO6" TargetMode="External"/><Relationship Id="rId175" Type="http://schemas.openxmlformats.org/officeDocument/2006/relationships/hyperlink" Target="http://paperpile.com/b/bRw3F4/sO85a" TargetMode="External"/><Relationship Id="rId296" Type="http://schemas.openxmlformats.org/officeDocument/2006/relationships/hyperlink" Target="http://paperpile.com/b/bRw3F4/N0Q47" TargetMode="External"/><Relationship Id="rId174" Type="http://schemas.openxmlformats.org/officeDocument/2006/relationships/hyperlink" Target="http://paperpile.com/b/bRw3F4/sO85a" TargetMode="External"/><Relationship Id="rId295" Type="http://schemas.openxmlformats.org/officeDocument/2006/relationships/hyperlink" Target="http://dx.doi.org/10.1016/j.ophtha.2025.11.008" TargetMode="External"/><Relationship Id="rId173" Type="http://schemas.openxmlformats.org/officeDocument/2006/relationships/hyperlink" Target="http://paperpile.com/b/bRw3F4/sO85a" TargetMode="External"/><Relationship Id="rId294" Type="http://schemas.openxmlformats.org/officeDocument/2006/relationships/hyperlink" Target="http://paperpile.com/b/bRw3F4/N0Q47" TargetMode="External"/><Relationship Id="rId179" Type="http://schemas.openxmlformats.org/officeDocument/2006/relationships/hyperlink" Target="http://paperpile.com/b/bRw3F4/tjVbq" TargetMode="External"/><Relationship Id="rId178" Type="http://schemas.openxmlformats.org/officeDocument/2006/relationships/hyperlink" Target="http://paperpile.com/b/bRw3F4/sO85a" TargetMode="External"/><Relationship Id="rId299" Type="http://schemas.openxmlformats.org/officeDocument/2006/relationships/hyperlink" Target="http://paperpile.com/b/bRw3F4/AYbO6" TargetMode="External"/><Relationship Id="rId177" Type="http://schemas.openxmlformats.org/officeDocument/2006/relationships/hyperlink" Target="http://paperpile.com/b/bRw3F4/sO85a" TargetMode="External"/><Relationship Id="rId298" Type="http://schemas.openxmlformats.org/officeDocument/2006/relationships/hyperlink" Target="http://paperpile.com/b/bRw3F4/AYbO6" TargetMode="External"/><Relationship Id="rId198" Type="http://schemas.openxmlformats.org/officeDocument/2006/relationships/hyperlink" Target="http://paperpile.com/b/bRw3F4/OGT6K" TargetMode="External"/><Relationship Id="rId197" Type="http://schemas.openxmlformats.org/officeDocument/2006/relationships/hyperlink" Target="http://paperpile.com/b/bRw3F4/OGT6K" TargetMode="External"/><Relationship Id="rId196" Type="http://schemas.openxmlformats.org/officeDocument/2006/relationships/hyperlink" Target="http://paperpile.com/b/bRw3F4/OGT6K" TargetMode="External"/><Relationship Id="rId195" Type="http://schemas.openxmlformats.org/officeDocument/2006/relationships/hyperlink" Target="http://paperpile.com/b/bRw3F4/OGT6K" TargetMode="External"/><Relationship Id="rId199" Type="http://schemas.openxmlformats.org/officeDocument/2006/relationships/hyperlink" Target="http://paperpile.com/b/bRw3F4/ClM6u" TargetMode="External"/><Relationship Id="rId150" Type="http://schemas.openxmlformats.org/officeDocument/2006/relationships/hyperlink" Target="http://paperpile.com/b/bRw3F4/EcZFj" TargetMode="External"/><Relationship Id="rId271" Type="http://schemas.openxmlformats.org/officeDocument/2006/relationships/hyperlink" Target="http://paperpile.com/b/bRw3F4/bk9P1" TargetMode="External"/><Relationship Id="rId392" Type="http://schemas.openxmlformats.org/officeDocument/2006/relationships/hyperlink" Target="http://paperpile.com/b/bRw3F4/v3KGl" TargetMode="External"/><Relationship Id="rId270" Type="http://schemas.openxmlformats.org/officeDocument/2006/relationships/hyperlink" Target="http://paperpile.com/b/bRw3F4/bk9P1" TargetMode="External"/><Relationship Id="rId391" Type="http://schemas.openxmlformats.org/officeDocument/2006/relationships/hyperlink" Target="http://paperpile.com/b/bRw3F4/v3KGl" TargetMode="External"/><Relationship Id="rId390" Type="http://schemas.openxmlformats.org/officeDocument/2006/relationships/hyperlink" Target="http://paperpile.com/b/bRw3F4/v3KG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paperpile.com/b/bRw3F4/EcZFj" TargetMode="External"/><Relationship Id="rId4" Type="http://schemas.openxmlformats.org/officeDocument/2006/relationships/numbering" Target="numbering.xml"/><Relationship Id="rId148" Type="http://schemas.openxmlformats.org/officeDocument/2006/relationships/hyperlink" Target="http://paperpile.com/b/bRw3F4/EcZFj" TargetMode="External"/><Relationship Id="rId269" Type="http://schemas.openxmlformats.org/officeDocument/2006/relationships/hyperlink" Target="http://paperpile.com/b/bRw3F4/bk9P1" TargetMode="External"/><Relationship Id="rId9" Type="http://schemas.openxmlformats.org/officeDocument/2006/relationships/hyperlink" Target="https://paperpile.com/c/bRw3F4/Ua9hs" TargetMode="External"/><Relationship Id="rId143" Type="http://schemas.openxmlformats.org/officeDocument/2006/relationships/hyperlink" Target="http://paperpile.com/b/bRw3F4/sJpF4" TargetMode="External"/><Relationship Id="rId264" Type="http://schemas.openxmlformats.org/officeDocument/2006/relationships/hyperlink" Target="http://paperpile.com/b/bRw3F4/N7C7W" TargetMode="External"/><Relationship Id="rId385" Type="http://schemas.openxmlformats.org/officeDocument/2006/relationships/hyperlink" Target="http://paperpile.com/b/bRw3F4/0jiim" TargetMode="External"/><Relationship Id="rId142" Type="http://schemas.openxmlformats.org/officeDocument/2006/relationships/hyperlink" Target="http://paperpile.com/b/bRw3F4/sJpF4" TargetMode="External"/><Relationship Id="rId263" Type="http://schemas.openxmlformats.org/officeDocument/2006/relationships/hyperlink" Target="http://paperpile.com/b/bRw3F4/N7C7W" TargetMode="External"/><Relationship Id="rId384" Type="http://schemas.openxmlformats.org/officeDocument/2006/relationships/hyperlink" Target="http://paperpile.com/b/bRw3F4/0jiim" TargetMode="External"/><Relationship Id="rId141" Type="http://schemas.openxmlformats.org/officeDocument/2006/relationships/hyperlink" Target="http://paperpile.com/b/bRw3F4/sJpF4" TargetMode="External"/><Relationship Id="rId262" Type="http://schemas.openxmlformats.org/officeDocument/2006/relationships/hyperlink" Target="http://paperpile.com/b/bRw3F4/N7C7W" TargetMode="External"/><Relationship Id="rId383" Type="http://schemas.openxmlformats.org/officeDocument/2006/relationships/hyperlink" Target="http://paperpile.com/b/bRw3F4/0jiim" TargetMode="External"/><Relationship Id="rId140" Type="http://schemas.openxmlformats.org/officeDocument/2006/relationships/hyperlink" Target="http://paperpile.com/b/bRw3F4/sJpF4" TargetMode="External"/><Relationship Id="rId261" Type="http://schemas.openxmlformats.org/officeDocument/2006/relationships/hyperlink" Target="http://paperpile.com/b/bRw3F4/ymjLW" TargetMode="External"/><Relationship Id="rId382" Type="http://schemas.openxmlformats.org/officeDocument/2006/relationships/hyperlink" Target="http://paperpile.com/b/bRw3F4/0jiim" TargetMode="External"/><Relationship Id="rId5" Type="http://schemas.openxmlformats.org/officeDocument/2006/relationships/styles" Target="styles.xml"/><Relationship Id="rId147" Type="http://schemas.openxmlformats.org/officeDocument/2006/relationships/hyperlink" Target="http://paperpile.com/b/bRw3F4/EcZFj" TargetMode="External"/><Relationship Id="rId268" Type="http://schemas.openxmlformats.org/officeDocument/2006/relationships/hyperlink" Target="http://paperpile.com/b/bRw3F4/N7C7W" TargetMode="External"/><Relationship Id="rId389" Type="http://schemas.openxmlformats.org/officeDocument/2006/relationships/hyperlink" Target="http://paperpile.com/b/bRw3F4/v3KGl" TargetMode="External"/><Relationship Id="rId6" Type="http://schemas.openxmlformats.org/officeDocument/2006/relationships/hyperlink" Target="mailto:rbonelli@lmri.net" TargetMode="External"/><Relationship Id="rId146" Type="http://schemas.openxmlformats.org/officeDocument/2006/relationships/hyperlink" Target="http://paperpile.com/b/bRw3F4/EcZFj" TargetMode="External"/><Relationship Id="rId267" Type="http://schemas.openxmlformats.org/officeDocument/2006/relationships/hyperlink" Target="http://dx.doi.org/10.1097/IAE.0000000000001706" TargetMode="External"/><Relationship Id="rId388" Type="http://schemas.openxmlformats.org/officeDocument/2006/relationships/hyperlink" Target="http://paperpile.com/b/bRw3F4/v3KGl" TargetMode="External"/><Relationship Id="rId7" Type="http://schemas.openxmlformats.org/officeDocument/2006/relationships/image" Target="media/image1.png"/><Relationship Id="rId145" Type="http://schemas.openxmlformats.org/officeDocument/2006/relationships/hyperlink" Target="http://paperpile.com/b/bRw3F4/EcZFj" TargetMode="External"/><Relationship Id="rId266" Type="http://schemas.openxmlformats.org/officeDocument/2006/relationships/hyperlink" Target="http://paperpile.com/b/bRw3F4/N7C7W" TargetMode="External"/><Relationship Id="rId387" Type="http://schemas.openxmlformats.org/officeDocument/2006/relationships/hyperlink" Target="http://paperpile.com/b/bRw3F4/v3KGl" TargetMode="External"/><Relationship Id="rId8" Type="http://schemas.openxmlformats.org/officeDocument/2006/relationships/hyperlink" Target="https://paperpile.com/c/bRw3F4/LFAoz+D9ZfJ+n7deL+EEtac" TargetMode="External"/><Relationship Id="rId144" Type="http://schemas.openxmlformats.org/officeDocument/2006/relationships/hyperlink" Target="http://paperpile.com/b/bRw3F4/EcZFj" TargetMode="External"/><Relationship Id="rId265" Type="http://schemas.openxmlformats.org/officeDocument/2006/relationships/hyperlink" Target="http://paperpile.com/b/bRw3F4/N7C7W" TargetMode="External"/><Relationship Id="rId386" Type="http://schemas.openxmlformats.org/officeDocument/2006/relationships/hyperlink" Target="http://paperpile.com/b/bRw3F4/v3KGl" TargetMode="External"/><Relationship Id="rId260" Type="http://schemas.openxmlformats.org/officeDocument/2006/relationships/hyperlink" Target="http://paperpile.com/b/bRw3F4/ymjLW" TargetMode="External"/><Relationship Id="rId381" Type="http://schemas.openxmlformats.org/officeDocument/2006/relationships/hyperlink" Target="http://paperpile.com/b/bRw3F4/0jiim" TargetMode="External"/><Relationship Id="rId380" Type="http://schemas.openxmlformats.org/officeDocument/2006/relationships/hyperlink" Target="http://paperpile.com/b/bRw3F4/d87tt" TargetMode="External"/><Relationship Id="rId139" Type="http://schemas.openxmlformats.org/officeDocument/2006/relationships/hyperlink" Target="http://paperpile.com/b/bRw3F4/sJpF4" TargetMode="External"/><Relationship Id="rId138" Type="http://schemas.openxmlformats.org/officeDocument/2006/relationships/hyperlink" Target="http://paperpile.com/b/bRw3F4/sJpF4" TargetMode="External"/><Relationship Id="rId259" Type="http://schemas.openxmlformats.org/officeDocument/2006/relationships/hyperlink" Target="http://paperpile.com/b/bRw3F4/ymjLW" TargetMode="External"/><Relationship Id="rId137" Type="http://schemas.openxmlformats.org/officeDocument/2006/relationships/hyperlink" Target="http://paperpile.com/b/bRw3F4/sJpF4" TargetMode="External"/><Relationship Id="rId258" Type="http://schemas.openxmlformats.org/officeDocument/2006/relationships/hyperlink" Target="http://paperpile.com/b/bRw3F4/ymjLW" TargetMode="External"/><Relationship Id="rId379" Type="http://schemas.openxmlformats.org/officeDocument/2006/relationships/hyperlink" Target="http://paperpile.com/b/bRw3F4/d87tt" TargetMode="External"/><Relationship Id="rId132" Type="http://schemas.openxmlformats.org/officeDocument/2006/relationships/hyperlink" Target="http://paperpile.com/b/bRw3F4/W2v7w" TargetMode="External"/><Relationship Id="rId253" Type="http://schemas.openxmlformats.org/officeDocument/2006/relationships/hyperlink" Target="http://paperpile.com/b/bRw3F4/je6b" TargetMode="External"/><Relationship Id="rId374" Type="http://schemas.openxmlformats.org/officeDocument/2006/relationships/hyperlink" Target="http://paperpile.com/b/bRw3F4/d87tt" TargetMode="External"/><Relationship Id="rId131" Type="http://schemas.openxmlformats.org/officeDocument/2006/relationships/hyperlink" Target="http://paperpile.com/b/bRw3F4/W2v7w" TargetMode="External"/><Relationship Id="rId252" Type="http://schemas.openxmlformats.org/officeDocument/2006/relationships/hyperlink" Target="http://paperpile.com/b/bRw3F4/je6b" TargetMode="External"/><Relationship Id="rId373" Type="http://schemas.openxmlformats.org/officeDocument/2006/relationships/hyperlink" Target="http://paperpile.com/b/bRw3F4/wHA69" TargetMode="External"/><Relationship Id="rId130" Type="http://schemas.openxmlformats.org/officeDocument/2006/relationships/hyperlink" Target="http://paperpile.com/b/bRw3F4/W2v7w" TargetMode="External"/><Relationship Id="rId251" Type="http://schemas.openxmlformats.org/officeDocument/2006/relationships/hyperlink" Target="http://paperpile.com/b/bRw3F4/je6b" TargetMode="External"/><Relationship Id="rId372" Type="http://schemas.openxmlformats.org/officeDocument/2006/relationships/hyperlink" Target="http://paperpile.com/b/bRw3F4/wHA69" TargetMode="External"/><Relationship Id="rId250" Type="http://schemas.openxmlformats.org/officeDocument/2006/relationships/hyperlink" Target="http://paperpile.com/b/bRw3F4/je6b" TargetMode="External"/><Relationship Id="rId371" Type="http://schemas.openxmlformats.org/officeDocument/2006/relationships/hyperlink" Target="http://paperpile.com/b/bRw3F4/wHA69" TargetMode="External"/><Relationship Id="rId136" Type="http://schemas.openxmlformats.org/officeDocument/2006/relationships/hyperlink" Target="http://paperpile.com/b/bRw3F4/W2v7w" TargetMode="External"/><Relationship Id="rId257" Type="http://schemas.openxmlformats.org/officeDocument/2006/relationships/hyperlink" Target="http://paperpile.com/b/bRw3F4/ymjLW" TargetMode="External"/><Relationship Id="rId378" Type="http://schemas.openxmlformats.org/officeDocument/2006/relationships/hyperlink" Target="http://paperpile.com/b/bRw3F4/d87tt" TargetMode="External"/><Relationship Id="rId135" Type="http://schemas.openxmlformats.org/officeDocument/2006/relationships/hyperlink" Target="http://paperpile.com/b/bRw3F4/W2v7w" TargetMode="External"/><Relationship Id="rId256" Type="http://schemas.openxmlformats.org/officeDocument/2006/relationships/hyperlink" Target="http://paperpile.com/b/bRw3F4/ymjLW" TargetMode="External"/><Relationship Id="rId377" Type="http://schemas.openxmlformats.org/officeDocument/2006/relationships/hyperlink" Target="http://paperpile.com/b/bRw3F4/d87tt" TargetMode="External"/><Relationship Id="rId134" Type="http://schemas.openxmlformats.org/officeDocument/2006/relationships/hyperlink" Target="http://paperpile.com/b/bRw3F4/W2v7w" TargetMode="External"/><Relationship Id="rId255" Type="http://schemas.openxmlformats.org/officeDocument/2006/relationships/hyperlink" Target="http://paperpile.com/b/bRw3F4/ymjLW" TargetMode="External"/><Relationship Id="rId376" Type="http://schemas.openxmlformats.org/officeDocument/2006/relationships/hyperlink" Target="http://paperpile.com/b/bRw3F4/d87tt" TargetMode="External"/><Relationship Id="rId133" Type="http://schemas.openxmlformats.org/officeDocument/2006/relationships/hyperlink" Target="http://paperpile.com/b/bRw3F4/W2v7w" TargetMode="External"/><Relationship Id="rId254" Type="http://schemas.openxmlformats.org/officeDocument/2006/relationships/hyperlink" Target="http://paperpile.com/b/bRw3F4/je6b" TargetMode="External"/><Relationship Id="rId375" Type="http://schemas.openxmlformats.org/officeDocument/2006/relationships/hyperlink" Target="http://paperpile.com/b/bRw3F4/d87tt" TargetMode="External"/><Relationship Id="rId172" Type="http://schemas.openxmlformats.org/officeDocument/2006/relationships/hyperlink" Target="http://paperpile.com/b/bRw3F4/sO85a" TargetMode="External"/><Relationship Id="rId293" Type="http://schemas.openxmlformats.org/officeDocument/2006/relationships/hyperlink" Target="http://paperpile.com/b/bRw3F4/N0Q47" TargetMode="External"/><Relationship Id="rId171" Type="http://schemas.openxmlformats.org/officeDocument/2006/relationships/hyperlink" Target="http://paperpile.com/b/bRw3F4/6CVdw" TargetMode="External"/><Relationship Id="rId292" Type="http://schemas.openxmlformats.org/officeDocument/2006/relationships/hyperlink" Target="http://paperpile.com/b/bRw3F4/N0Q47" TargetMode="External"/><Relationship Id="rId170" Type="http://schemas.openxmlformats.org/officeDocument/2006/relationships/hyperlink" Target="http://paperpile.com/b/bRw3F4/6CVdw" TargetMode="External"/><Relationship Id="rId291" Type="http://schemas.openxmlformats.org/officeDocument/2006/relationships/hyperlink" Target="http://paperpile.com/b/bRw3F4/N0Q47" TargetMode="External"/><Relationship Id="rId290" Type="http://schemas.openxmlformats.org/officeDocument/2006/relationships/hyperlink" Target="http://paperpile.com/b/bRw3F4/N0Q47" TargetMode="External"/><Relationship Id="rId165" Type="http://schemas.openxmlformats.org/officeDocument/2006/relationships/hyperlink" Target="http://paperpile.com/b/bRw3F4/6CVdw" TargetMode="External"/><Relationship Id="rId286" Type="http://schemas.openxmlformats.org/officeDocument/2006/relationships/hyperlink" Target="http://paperpile.com/b/bRw3F4/B6ypW" TargetMode="External"/><Relationship Id="rId164" Type="http://schemas.openxmlformats.org/officeDocument/2006/relationships/hyperlink" Target="http://paperpile.com/b/bRw3F4/Mh3UL" TargetMode="External"/><Relationship Id="rId285" Type="http://schemas.openxmlformats.org/officeDocument/2006/relationships/hyperlink" Target="http://paperpile.com/b/bRw3F4/B6ypW" TargetMode="External"/><Relationship Id="rId163" Type="http://schemas.openxmlformats.org/officeDocument/2006/relationships/hyperlink" Target="http://paperpile.com/b/bRw3F4/Mh3UL" TargetMode="External"/><Relationship Id="rId284" Type="http://schemas.openxmlformats.org/officeDocument/2006/relationships/hyperlink" Target="http://paperpile.com/b/bRw3F4/B6ypW" TargetMode="External"/><Relationship Id="rId162" Type="http://schemas.openxmlformats.org/officeDocument/2006/relationships/hyperlink" Target="http://paperpile.com/b/bRw3F4/Mh3UL" TargetMode="External"/><Relationship Id="rId283" Type="http://schemas.openxmlformats.org/officeDocument/2006/relationships/hyperlink" Target="http://paperpile.com/b/bRw3F4/B6ypW" TargetMode="External"/><Relationship Id="rId169" Type="http://schemas.openxmlformats.org/officeDocument/2006/relationships/hyperlink" Target="http://paperpile.com/b/bRw3F4/6CVdw" TargetMode="External"/><Relationship Id="rId168" Type="http://schemas.openxmlformats.org/officeDocument/2006/relationships/hyperlink" Target="http://paperpile.com/b/bRw3F4/6CVdw" TargetMode="External"/><Relationship Id="rId289" Type="http://schemas.openxmlformats.org/officeDocument/2006/relationships/hyperlink" Target="http://paperpile.com/b/bRw3F4/B6ypW" TargetMode="External"/><Relationship Id="rId167" Type="http://schemas.openxmlformats.org/officeDocument/2006/relationships/hyperlink" Target="http://paperpile.com/b/bRw3F4/6CVdw" TargetMode="External"/><Relationship Id="rId288" Type="http://schemas.openxmlformats.org/officeDocument/2006/relationships/hyperlink" Target="http://paperpile.com/b/bRw3F4/B6ypW" TargetMode="External"/><Relationship Id="rId166" Type="http://schemas.openxmlformats.org/officeDocument/2006/relationships/hyperlink" Target="http://paperpile.com/b/bRw3F4/6CVdw" TargetMode="External"/><Relationship Id="rId287" Type="http://schemas.openxmlformats.org/officeDocument/2006/relationships/hyperlink" Target="http://paperpile.com/b/bRw3F4/B6ypW" TargetMode="External"/><Relationship Id="rId161" Type="http://schemas.openxmlformats.org/officeDocument/2006/relationships/hyperlink" Target="http://paperpile.com/b/bRw3F4/Mh3UL" TargetMode="External"/><Relationship Id="rId282" Type="http://schemas.openxmlformats.org/officeDocument/2006/relationships/hyperlink" Target="http://paperpile.com/b/bRw3F4/q2T9u" TargetMode="External"/><Relationship Id="rId160" Type="http://schemas.openxmlformats.org/officeDocument/2006/relationships/hyperlink" Target="http://paperpile.com/b/bRw3F4/Mh3UL" TargetMode="External"/><Relationship Id="rId281" Type="http://schemas.openxmlformats.org/officeDocument/2006/relationships/hyperlink" Target="http://paperpile.com/b/bRw3F4/q2T9u" TargetMode="External"/><Relationship Id="rId280" Type="http://schemas.openxmlformats.org/officeDocument/2006/relationships/hyperlink" Target="http://paperpile.com/b/bRw3F4/q2T9u" TargetMode="External"/><Relationship Id="rId159" Type="http://schemas.openxmlformats.org/officeDocument/2006/relationships/hyperlink" Target="http://paperpile.com/b/bRw3F4/Mh3UL" TargetMode="External"/><Relationship Id="rId154" Type="http://schemas.openxmlformats.org/officeDocument/2006/relationships/hyperlink" Target="http://paperpile.com/b/bRw3F4/gzeNa" TargetMode="External"/><Relationship Id="rId275" Type="http://schemas.openxmlformats.org/officeDocument/2006/relationships/hyperlink" Target="http://paperpile.com/b/bRw3F4/bk9P1" TargetMode="External"/><Relationship Id="rId396" Type="http://schemas.openxmlformats.org/officeDocument/2006/relationships/hyperlink" Target="http://paperpile.com/b/bRw3F4/vbiNL" TargetMode="External"/><Relationship Id="rId153" Type="http://schemas.openxmlformats.org/officeDocument/2006/relationships/hyperlink" Target="http://paperpile.com/b/bRw3F4/gzeNa" TargetMode="External"/><Relationship Id="rId274" Type="http://schemas.openxmlformats.org/officeDocument/2006/relationships/hyperlink" Target="http://paperpile.com/b/bRw3F4/bk9P1" TargetMode="External"/><Relationship Id="rId395" Type="http://schemas.openxmlformats.org/officeDocument/2006/relationships/hyperlink" Target="http://paperpile.com/b/bRw3F4/vbiNL" TargetMode="External"/><Relationship Id="rId152" Type="http://schemas.openxmlformats.org/officeDocument/2006/relationships/hyperlink" Target="http://paperpile.com/b/bRw3F4/gzeNa" TargetMode="External"/><Relationship Id="rId273" Type="http://schemas.openxmlformats.org/officeDocument/2006/relationships/hyperlink" Target="http://paperpile.com/b/bRw3F4/bk9P1" TargetMode="External"/><Relationship Id="rId394" Type="http://schemas.openxmlformats.org/officeDocument/2006/relationships/hyperlink" Target="http://paperpile.com/b/bRw3F4/vbiNL" TargetMode="External"/><Relationship Id="rId151" Type="http://schemas.openxmlformats.org/officeDocument/2006/relationships/hyperlink" Target="http://paperpile.com/b/bRw3F4/gzeNa" TargetMode="External"/><Relationship Id="rId272" Type="http://schemas.openxmlformats.org/officeDocument/2006/relationships/hyperlink" Target="http://paperpile.com/b/bRw3F4/bk9P1" TargetMode="External"/><Relationship Id="rId393" Type="http://schemas.openxmlformats.org/officeDocument/2006/relationships/hyperlink" Target="http://paperpile.com/b/bRw3F4/vbiNL" TargetMode="External"/><Relationship Id="rId158" Type="http://schemas.openxmlformats.org/officeDocument/2006/relationships/hyperlink" Target="http://paperpile.com/b/bRw3F4/Mh3UL" TargetMode="External"/><Relationship Id="rId279" Type="http://schemas.openxmlformats.org/officeDocument/2006/relationships/hyperlink" Target="http://paperpile.com/b/bRw3F4/q2T9u" TargetMode="External"/><Relationship Id="rId157" Type="http://schemas.openxmlformats.org/officeDocument/2006/relationships/hyperlink" Target="http://paperpile.com/b/bRw3F4/gzeNa" TargetMode="External"/><Relationship Id="rId278" Type="http://schemas.openxmlformats.org/officeDocument/2006/relationships/hyperlink" Target="http://paperpile.com/b/bRw3F4/q2T9u" TargetMode="External"/><Relationship Id="rId399" Type="http://schemas.openxmlformats.org/officeDocument/2006/relationships/hyperlink" Target="http://paperpile.com/b/bRw3F4/vbiNL" TargetMode="External"/><Relationship Id="rId156" Type="http://schemas.openxmlformats.org/officeDocument/2006/relationships/hyperlink" Target="http://dx.doi.org/10.1056/NEJMoa1815111" TargetMode="External"/><Relationship Id="rId277" Type="http://schemas.openxmlformats.org/officeDocument/2006/relationships/hyperlink" Target="http://paperpile.com/b/bRw3F4/q2T9u" TargetMode="External"/><Relationship Id="rId398" Type="http://schemas.openxmlformats.org/officeDocument/2006/relationships/hyperlink" Target="http://paperpile.com/b/bRw3F4/vbiNL" TargetMode="External"/><Relationship Id="rId155" Type="http://schemas.openxmlformats.org/officeDocument/2006/relationships/hyperlink" Target="http://paperpile.com/b/bRw3F4/gzeNa" TargetMode="External"/><Relationship Id="rId276" Type="http://schemas.openxmlformats.org/officeDocument/2006/relationships/hyperlink" Target="http://paperpile.com/b/bRw3F4/q2T9u" TargetMode="External"/><Relationship Id="rId397" Type="http://schemas.openxmlformats.org/officeDocument/2006/relationships/hyperlink" Target="http://paperpile.com/b/bRw3F4/vbiNL" TargetMode="External"/><Relationship Id="rId40" Type="http://schemas.openxmlformats.org/officeDocument/2006/relationships/hyperlink" Target="https://paperpile.com/c/bRw3F4/vynsv+gzeNa" TargetMode="External"/><Relationship Id="rId42" Type="http://schemas.openxmlformats.org/officeDocument/2006/relationships/hyperlink" Target="https://paperpile.com/c/bRw3F4/wHA69+d87tt+0jiim+v3KGl+vbiNL" TargetMode="External"/><Relationship Id="rId41" Type="http://schemas.openxmlformats.org/officeDocument/2006/relationships/hyperlink" Target="https://paperpile.com/c/bRw3F4/sO85a" TargetMode="External"/><Relationship Id="rId44" Type="http://schemas.openxmlformats.org/officeDocument/2006/relationships/hyperlink" Target="https://paperpile.com/c/bRw3F4/sO85a" TargetMode="External"/><Relationship Id="rId43" Type="http://schemas.openxmlformats.org/officeDocument/2006/relationships/hyperlink" Target="https://paperpile.com/c/bRw3F4/mUBx0" TargetMode="External"/><Relationship Id="rId46" Type="http://schemas.openxmlformats.org/officeDocument/2006/relationships/hyperlink" Target="https://paperpile.com/c/bRw3F4/tJCpq" TargetMode="External"/><Relationship Id="rId45" Type="http://schemas.openxmlformats.org/officeDocument/2006/relationships/hyperlink" Target="https://paperpile.com/c/bRw3F4/mUBx0" TargetMode="External"/><Relationship Id="rId48" Type="http://schemas.openxmlformats.org/officeDocument/2006/relationships/image" Target="media/image3.png"/><Relationship Id="rId47" Type="http://schemas.openxmlformats.org/officeDocument/2006/relationships/image" Target="media/image2.png"/><Relationship Id="rId49" Type="http://schemas.openxmlformats.org/officeDocument/2006/relationships/image" Target="media/image4.png"/><Relationship Id="rId31" Type="http://schemas.openxmlformats.org/officeDocument/2006/relationships/hyperlink" Target="https://paperpile.com/c/bRw3F4/B6ypW+N0Q47" TargetMode="External"/><Relationship Id="rId30" Type="http://schemas.openxmlformats.org/officeDocument/2006/relationships/hyperlink" Target="https://paperpile.com/c/bRw3F4/N7C7W+bk9P1+q2T9u" TargetMode="External"/><Relationship Id="rId33" Type="http://schemas.openxmlformats.org/officeDocument/2006/relationships/hyperlink" Target="https://paperpile.com/c/bRw3F4/hReGN" TargetMode="External"/><Relationship Id="rId32" Type="http://schemas.openxmlformats.org/officeDocument/2006/relationships/hyperlink" Target="https://paperpile.com/c/bRw3F4/6CVdw" TargetMode="External"/><Relationship Id="rId35" Type="http://schemas.openxmlformats.org/officeDocument/2006/relationships/hyperlink" Target="https://paperpile.com/c/bRw3F4/74hVE" TargetMode="External"/><Relationship Id="rId34" Type="http://schemas.openxmlformats.org/officeDocument/2006/relationships/hyperlink" Target="https://paperpile.com/c/bRw3F4/HHrZf" TargetMode="External"/><Relationship Id="rId37" Type="http://schemas.openxmlformats.org/officeDocument/2006/relationships/hyperlink" Target="https://paperpile.com/c/bRw3F4/pZxPr" TargetMode="External"/><Relationship Id="rId36" Type="http://schemas.openxmlformats.org/officeDocument/2006/relationships/hyperlink" Target="https://paperpile.com/c/bRw3F4/pZxPr" TargetMode="External"/><Relationship Id="rId39" Type="http://schemas.openxmlformats.org/officeDocument/2006/relationships/hyperlink" Target="https://paperpile.com/c/bRw3F4/ClM6u+HMwlp+tjeID" TargetMode="External"/><Relationship Id="rId38" Type="http://schemas.openxmlformats.org/officeDocument/2006/relationships/hyperlink" Target="https://paperpile.com/c/bRw3F4/5sSKw" TargetMode="External"/><Relationship Id="rId20" Type="http://schemas.openxmlformats.org/officeDocument/2006/relationships/hyperlink" Target="https://paperpile.com/c/bRw3F4/GSZRa" TargetMode="External"/><Relationship Id="rId22" Type="http://schemas.openxmlformats.org/officeDocument/2006/relationships/hyperlink" Target="https://paperpile.com/c/bRw3F4/OGT6K" TargetMode="External"/><Relationship Id="rId21" Type="http://schemas.openxmlformats.org/officeDocument/2006/relationships/hyperlink" Target="https://paperpile.com/c/bRw3F4/o7wgf" TargetMode="External"/><Relationship Id="rId24" Type="http://schemas.openxmlformats.org/officeDocument/2006/relationships/hyperlink" Target="https://paperpile.com/c/bRw3F4/sJpF4" TargetMode="External"/><Relationship Id="rId23" Type="http://schemas.openxmlformats.org/officeDocument/2006/relationships/hyperlink" Target="https://paperpile.com/c/bRw3F4/EcZFj" TargetMode="External"/><Relationship Id="rId409" Type="http://schemas.openxmlformats.org/officeDocument/2006/relationships/hyperlink" Target="http://paperpile.com/b/bRw3F4/tJCpq" TargetMode="External"/><Relationship Id="rId404" Type="http://schemas.openxmlformats.org/officeDocument/2006/relationships/hyperlink" Target="http://paperpile.com/b/bRw3F4/mUBx0" TargetMode="External"/><Relationship Id="rId403" Type="http://schemas.openxmlformats.org/officeDocument/2006/relationships/hyperlink" Target="http://paperpile.com/b/bRw3F4/mUBx0" TargetMode="External"/><Relationship Id="rId402" Type="http://schemas.openxmlformats.org/officeDocument/2006/relationships/hyperlink" Target="http://paperpile.com/b/bRw3F4/mUBx0" TargetMode="External"/><Relationship Id="rId401" Type="http://schemas.openxmlformats.org/officeDocument/2006/relationships/hyperlink" Target="http://paperpile.com/b/bRw3F4/mUBx0" TargetMode="External"/><Relationship Id="rId408" Type="http://schemas.openxmlformats.org/officeDocument/2006/relationships/hyperlink" Target="http://paperpile.com/b/bRw3F4/tJCpq" TargetMode="External"/><Relationship Id="rId407" Type="http://schemas.openxmlformats.org/officeDocument/2006/relationships/hyperlink" Target="http://paperpile.com/b/bRw3F4/tJCpq" TargetMode="External"/><Relationship Id="rId406" Type="http://schemas.openxmlformats.org/officeDocument/2006/relationships/hyperlink" Target="http://paperpile.com/b/bRw3F4/mUBx0" TargetMode="External"/><Relationship Id="rId405" Type="http://schemas.openxmlformats.org/officeDocument/2006/relationships/hyperlink" Target="http://paperpile.com/b/bRw3F4/mUBx0" TargetMode="External"/><Relationship Id="rId26" Type="http://schemas.openxmlformats.org/officeDocument/2006/relationships/hyperlink" Target="https://paperpile.com/c/bRw3F4/krGK6" TargetMode="External"/><Relationship Id="rId25" Type="http://schemas.openxmlformats.org/officeDocument/2006/relationships/hyperlink" Target="https://paperpile.com/c/bRw3F4/ClM6u+HMwlp" TargetMode="External"/><Relationship Id="rId28" Type="http://schemas.openxmlformats.org/officeDocument/2006/relationships/hyperlink" Target="https://paperpile.com/c/bRw3F4/ymjLW" TargetMode="External"/><Relationship Id="rId27" Type="http://schemas.openxmlformats.org/officeDocument/2006/relationships/hyperlink" Target="https://paperpile.com/c/bRw3F4/tladl+ADdwK+XK06W+IUGR+Q3rO8+fTdau+sbxu5+je6b" TargetMode="External"/><Relationship Id="rId400" Type="http://schemas.openxmlformats.org/officeDocument/2006/relationships/hyperlink" Target="http://paperpile.com/b/bRw3F4/mUBx0" TargetMode="External"/><Relationship Id="rId29" Type="http://schemas.openxmlformats.org/officeDocument/2006/relationships/hyperlink" Target="https://paperpile.com/c/bRw3F4/sJpF4" TargetMode="External"/><Relationship Id="rId11" Type="http://schemas.openxmlformats.org/officeDocument/2006/relationships/hyperlink" Target="https://paperpile.com/c/bRw3F4/IUGR" TargetMode="External"/><Relationship Id="rId10" Type="http://schemas.openxmlformats.org/officeDocument/2006/relationships/hyperlink" Target="https://paperpile.com/c/bRw3F4/ADdwK+tladl" TargetMode="External"/><Relationship Id="rId13" Type="http://schemas.openxmlformats.org/officeDocument/2006/relationships/hyperlink" Target="https://paperpile.com/c/bRw3F4/W2v7w+sJpF4+EcZFj+gzeNa+Mh3UL" TargetMode="External"/><Relationship Id="rId12" Type="http://schemas.openxmlformats.org/officeDocument/2006/relationships/hyperlink" Target="https://paperpile.com/c/bRw3F4/Zt9Bw+ij0l3+FYv3S+1WEdU" TargetMode="External"/><Relationship Id="rId15" Type="http://schemas.openxmlformats.org/officeDocument/2006/relationships/hyperlink" Target="https://paperpile.com/c/bRw3F4/6CVdw" TargetMode="External"/><Relationship Id="rId14" Type="http://schemas.openxmlformats.org/officeDocument/2006/relationships/hyperlink" Target="https://paperpile.com/c/bRw3F4/W2v7w" TargetMode="External"/><Relationship Id="rId17" Type="http://schemas.openxmlformats.org/officeDocument/2006/relationships/hyperlink" Target="https://paperpile.com/c/bRw3F4/sO85a" TargetMode="External"/><Relationship Id="rId16" Type="http://schemas.openxmlformats.org/officeDocument/2006/relationships/hyperlink" Target="https://paperpile.com/c/bRw3F4/sJpF4" TargetMode="External"/><Relationship Id="rId19" Type="http://schemas.openxmlformats.org/officeDocument/2006/relationships/hyperlink" Target="https://paperpile.com/c/bRw3F4/tjVbq" TargetMode="External"/><Relationship Id="rId18" Type="http://schemas.openxmlformats.org/officeDocument/2006/relationships/hyperlink" Target="https://paperpile.com/c/bRw3F4/sO85a" TargetMode="External"/><Relationship Id="rId84" Type="http://schemas.openxmlformats.org/officeDocument/2006/relationships/hyperlink" Target="http://paperpile.com/b/bRw3F4/ADdwK" TargetMode="External"/><Relationship Id="rId83" Type="http://schemas.openxmlformats.org/officeDocument/2006/relationships/hyperlink" Target="http://paperpile.com/b/bRw3F4/ADdwK" TargetMode="External"/><Relationship Id="rId86" Type="http://schemas.openxmlformats.org/officeDocument/2006/relationships/hyperlink" Target="http://paperpile.com/b/bRw3F4/ADdwK" TargetMode="External"/><Relationship Id="rId85" Type="http://schemas.openxmlformats.org/officeDocument/2006/relationships/hyperlink" Target="http://paperpile.com/b/bRw3F4/ADdwK" TargetMode="External"/><Relationship Id="rId88" Type="http://schemas.openxmlformats.org/officeDocument/2006/relationships/hyperlink" Target="http://paperpile.com/b/bRw3F4/tladl" TargetMode="External"/><Relationship Id="rId87" Type="http://schemas.openxmlformats.org/officeDocument/2006/relationships/hyperlink" Target="http://paperpile.com/b/bRw3F4/ADdwK" TargetMode="External"/><Relationship Id="rId89" Type="http://schemas.openxmlformats.org/officeDocument/2006/relationships/hyperlink" Target="http://paperpile.com/b/bRw3F4/tladl" TargetMode="External"/><Relationship Id="rId80" Type="http://schemas.openxmlformats.org/officeDocument/2006/relationships/hyperlink" Target="http://paperpile.com/b/bRw3F4/Ua9hs" TargetMode="External"/><Relationship Id="rId82" Type="http://schemas.openxmlformats.org/officeDocument/2006/relationships/hyperlink" Target="http://paperpile.com/b/bRw3F4/ADdwK" TargetMode="External"/><Relationship Id="rId81" Type="http://schemas.openxmlformats.org/officeDocument/2006/relationships/hyperlink" Target="http://paperpile.com/b/bRw3F4/ADdwK" TargetMode="External"/><Relationship Id="rId73" Type="http://schemas.openxmlformats.org/officeDocument/2006/relationships/hyperlink" Target="http://paperpile.com/b/bRw3F4/EEtac" TargetMode="External"/><Relationship Id="rId72" Type="http://schemas.openxmlformats.org/officeDocument/2006/relationships/hyperlink" Target="http://paperpile.com/b/bRw3F4/EEtac" TargetMode="External"/><Relationship Id="rId75" Type="http://schemas.openxmlformats.org/officeDocument/2006/relationships/hyperlink" Target="http://paperpile.com/b/bRw3F4/Ua9hs" TargetMode="External"/><Relationship Id="rId74" Type="http://schemas.openxmlformats.org/officeDocument/2006/relationships/hyperlink" Target="http://paperpile.com/b/bRw3F4/Ua9hs" TargetMode="External"/><Relationship Id="rId77" Type="http://schemas.openxmlformats.org/officeDocument/2006/relationships/hyperlink" Target="http://paperpile.com/b/bRw3F4/Ua9hs" TargetMode="External"/><Relationship Id="rId76" Type="http://schemas.openxmlformats.org/officeDocument/2006/relationships/hyperlink" Target="http://paperpile.com/b/bRw3F4/Ua9hs" TargetMode="External"/><Relationship Id="rId79" Type="http://schemas.openxmlformats.org/officeDocument/2006/relationships/hyperlink" Target="http://paperpile.com/b/bRw3F4/Ua9hs" TargetMode="External"/><Relationship Id="rId78" Type="http://schemas.openxmlformats.org/officeDocument/2006/relationships/hyperlink" Target="http://paperpile.com/b/bRw3F4/Ua9hs" TargetMode="External"/><Relationship Id="rId71" Type="http://schemas.openxmlformats.org/officeDocument/2006/relationships/hyperlink" Target="http://paperpile.com/b/bRw3F4/EEtac" TargetMode="External"/><Relationship Id="rId70" Type="http://schemas.openxmlformats.org/officeDocument/2006/relationships/hyperlink" Target="http://paperpile.com/b/bRw3F4/EEtac" TargetMode="External"/><Relationship Id="rId62" Type="http://schemas.openxmlformats.org/officeDocument/2006/relationships/hyperlink" Target="http://paperpile.com/b/bRw3F4/n7deL" TargetMode="External"/><Relationship Id="rId61" Type="http://schemas.openxmlformats.org/officeDocument/2006/relationships/hyperlink" Target="http://paperpile.com/b/bRw3F4/D9ZfJ" TargetMode="External"/><Relationship Id="rId64" Type="http://schemas.openxmlformats.org/officeDocument/2006/relationships/hyperlink" Target="http://paperpile.com/b/bRw3F4/n7deL" TargetMode="External"/><Relationship Id="rId63" Type="http://schemas.openxmlformats.org/officeDocument/2006/relationships/hyperlink" Target="http://paperpile.com/b/bRw3F4/n7deL" TargetMode="External"/><Relationship Id="rId66" Type="http://schemas.openxmlformats.org/officeDocument/2006/relationships/hyperlink" Target="http://paperpile.com/b/bRw3F4/n7deL" TargetMode="External"/><Relationship Id="rId65" Type="http://schemas.openxmlformats.org/officeDocument/2006/relationships/hyperlink" Target="http://paperpile.com/b/bRw3F4/n7deL" TargetMode="External"/><Relationship Id="rId68" Type="http://schemas.openxmlformats.org/officeDocument/2006/relationships/hyperlink" Target="http://paperpile.com/b/bRw3F4/EEtac" TargetMode="External"/><Relationship Id="rId67" Type="http://schemas.openxmlformats.org/officeDocument/2006/relationships/hyperlink" Target="http://paperpile.com/b/bRw3F4/EEtac" TargetMode="External"/><Relationship Id="rId60" Type="http://schemas.openxmlformats.org/officeDocument/2006/relationships/hyperlink" Target="http://paperpile.com/b/bRw3F4/D9ZfJ" TargetMode="External"/><Relationship Id="rId69" Type="http://schemas.openxmlformats.org/officeDocument/2006/relationships/hyperlink" Target="http://paperpile.com/b/bRw3F4/EEtac" TargetMode="External"/><Relationship Id="rId51" Type="http://schemas.openxmlformats.org/officeDocument/2006/relationships/hyperlink" Target="http://paperpile.com/b/bRw3F4/LFAoz" TargetMode="External"/><Relationship Id="rId50" Type="http://schemas.openxmlformats.org/officeDocument/2006/relationships/hyperlink" Target="http://paperpile.com/b/bRw3F4/LFAoz" TargetMode="External"/><Relationship Id="rId53" Type="http://schemas.openxmlformats.org/officeDocument/2006/relationships/hyperlink" Target="http://paperpile.com/b/bRw3F4/LFAoz" TargetMode="External"/><Relationship Id="rId52" Type="http://schemas.openxmlformats.org/officeDocument/2006/relationships/hyperlink" Target="http://paperpile.com/b/bRw3F4/LFAoz" TargetMode="External"/><Relationship Id="rId55" Type="http://schemas.openxmlformats.org/officeDocument/2006/relationships/hyperlink" Target="http://paperpile.com/b/bRw3F4/LFAoz" TargetMode="External"/><Relationship Id="rId54" Type="http://schemas.openxmlformats.org/officeDocument/2006/relationships/hyperlink" Target="http://paperpile.com/b/bRw3F4/LFAoz" TargetMode="External"/><Relationship Id="rId57" Type="http://schemas.openxmlformats.org/officeDocument/2006/relationships/hyperlink" Target="http://paperpile.com/b/bRw3F4/D9ZfJ" TargetMode="External"/><Relationship Id="rId56" Type="http://schemas.openxmlformats.org/officeDocument/2006/relationships/hyperlink" Target="http://paperpile.com/b/bRw3F4/LFAoz" TargetMode="External"/><Relationship Id="rId59" Type="http://schemas.openxmlformats.org/officeDocument/2006/relationships/hyperlink" Target="http://paperpile.com/b/bRw3F4/D9ZfJ" TargetMode="External"/><Relationship Id="rId58" Type="http://schemas.openxmlformats.org/officeDocument/2006/relationships/hyperlink" Target="http://paperpile.com/b/bRw3F4/D9ZfJ" TargetMode="External"/><Relationship Id="rId107" Type="http://schemas.openxmlformats.org/officeDocument/2006/relationships/hyperlink" Target="http://paperpile.com/b/bRw3F4/Zt9Bw" TargetMode="External"/><Relationship Id="rId228" Type="http://schemas.openxmlformats.org/officeDocument/2006/relationships/hyperlink" Target="http://paperpile.com/b/bRw3F4/Q3rO8" TargetMode="External"/><Relationship Id="rId349" Type="http://schemas.openxmlformats.org/officeDocument/2006/relationships/hyperlink" Target="http://paperpile.com/b/bRw3F4/5sSKw" TargetMode="External"/><Relationship Id="rId106" Type="http://schemas.openxmlformats.org/officeDocument/2006/relationships/hyperlink" Target="http://paperpile.com/b/bRw3F4/Zt9Bw" TargetMode="External"/><Relationship Id="rId227" Type="http://schemas.openxmlformats.org/officeDocument/2006/relationships/hyperlink" Target="http://paperpile.com/b/bRw3F4/Q3rO8" TargetMode="External"/><Relationship Id="rId348" Type="http://schemas.openxmlformats.org/officeDocument/2006/relationships/hyperlink" Target="http://paperpile.com/b/bRw3F4/5sSKw" TargetMode="External"/><Relationship Id="rId105" Type="http://schemas.openxmlformats.org/officeDocument/2006/relationships/hyperlink" Target="http://paperpile.com/b/bRw3F4/Zt9Bw" TargetMode="External"/><Relationship Id="rId226" Type="http://schemas.openxmlformats.org/officeDocument/2006/relationships/hyperlink" Target="http://paperpile.com/b/bRw3F4/XK06W" TargetMode="External"/><Relationship Id="rId347" Type="http://schemas.openxmlformats.org/officeDocument/2006/relationships/hyperlink" Target="http://paperpile.com/b/bRw3F4/5sSKw" TargetMode="External"/><Relationship Id="rId104" Type="http://schemas.openxmlformats.org/officeDocument/2006/relationships/hyperlink" Target="http://paperpile.com/b/bRw3F4/Zt9Bw" TargetMode="External"/><Relationship Id="rId225" Type="http://schemas.openxmlformats.org/officeDocument/2006/relationships/hyperlink" Target="http://paperpile.com/b/bRw3F4/XK06W" TargetMode="External"/><Relationship Id="rId346" Type="http://schemas.openxmlformats.org/officeDocument/2006/relationships/hyperlink" Target="http://paperpile.com/b/bRw3F4/5sSKw" TargetMode="External"/><Relationship Id="rId109" Type="http://schemas.openxmlformats.org/officeDocument/2006/relationships/hyperlink" Target="http://paperpile.com/b/bRw3F4/ij0l3" TargetMode="External"/><Relationship Id="rId108" Type="http://schemas.openxmlformats.org/officeDocument/2006/relationships/hyperlink" Target="http://paperpile.com/b/bRw3F4/Zt9Bw" TargetMode="External"/><Relationship Id="rId229" Type="http://schemas.openxmlformats.org/officeDocument/2006/relationships/hyperlink" Target="http://paperpile.com/b/bRw3F4/Q3rO8" TargetMode="External"/><Relationship Id="rId220" Type="http://schemas.openxmlformats.org/officeDocument/2006/relationships/hyperlink" Target="http://paperpile.com/b/bRw3F4/XK06W" TargetMode="External"/><Relationship Id="rId341" Type="http://schemas.openxmlformats.org/officeDocument/2006/relationships/hyperlink" Target="http://paperpile.com/b/bRw3F4/pZxPr" TargetMode="External"/><Relationship Id="rId340" Type="http://schemas.openxmlformats.org/officeDocument/2006/relationships/hyperlink" Target="http://paperpile.com/b/bRw3F4/pZxPr" TargetMode="External"/><Relationship Id="rId103" Type="http://schemas.openxmlformats.org/officeDocument/2006/relationships/hyperlink" Target="http://paperpile.com/b/bRw3F4/Zt9Bw" TargetMode="External"/><Relationship Id="rId224" Type="http://schemas.openxmlformats.org/officeDocument/2006/relationships/hyperlink" Target="http://paperpile.com/b/bRw3F4/XK06W" TargetMode="External"/><Relationship Id="rId345" Type="http://schemas.openxmlformats.org/officeDocument/2006/relationships/hyperlink" Target="http://paperpile.com/b/bRw3F4/pZxPr" TargetMode="External"/><Relationship Id="rId102" Type="http://schemas.openxmlformats.org/officeDocument/2006/relationships/hyperlink" Target="http://paperpile.com/b/bRw3F4/Zt9Bw" TargetMode="External"/><Relationship Id="rId223" Type="http://schemas.openxmlformats.org/officeDocument/2006/relationships/hyperlink" Target="http://paperpile.com/b/bRw3F4/XK06W" TargetMode="External"/><Relationship Id="rId344" Type="http://schemas.openxmlformats.org/officeDocument/2006/relationships/hyperlink" Target="http://paperpile.com/b/bRw3F4/pZxPr" TargetMode="External"/><Relationship Id="rId101" Type="http://schemas.openxmlformats.org/officeDocument/2006/relationships/hyperlink" Target="http://paperpile.com/b/bRw3F4/IUGR" TargetMode="External"/><Relationship Id="rId222" Type="http://schemas.openxmlformats.org/officeDocument/2006/relationships/hyperlink" Target="http://paperpile.com/b/bRw3F4/XK06W" TargetMode="External"/><Relationship Id="rId343" Type="http://schemas.openxmlformats.org/officeDocument/2006/relationships/hyperlink" Target="http://paperpile.com/b/bRw3F4/pZxPr" TargetMode="External"/><Relationship Id="rId100" Type="http://schemas.openxmlformats.org/officeDocument/2006/relationships/hyperlink" Target="http://paperpile.com/b/bRw3F4/IUGR" TargetMode="External"/><Relationship Id="rId221" Type="http://schemas.openxmlformats.org/officeDocument/2006/relationships/hyperlink" Target="http://paperpile.com/b/bRw3F4/XK06W" TargetMode="External"/><Relationship Id="rId342" Type="http://schemas.openxmlformats.org/officeDocument/2006/relationships/hyperlink" Target="http://paperpile.com/b/bRw3F4/pZxPr" TargetMode="External"/><Relationship Id="rId217" Type="http://schemas.openxmlformats.org/officeDocument/2006/relationships/hyperlink" Target="http://paperpile.com/b/bRw3F4/krGK6" TargetMode="External"/><Relationship Id="rId338" Type="http://schemas.openxmlformats.org/officeDocument/2006/relationships/hyperlink" Target="http://paperpile.com/b/bRw3F4/74hVE" TargetMode="External"/><Relationship Id="rId216" Type="http://schemas.openxmlformats.org/officeDocument/2006/relationships/hyperlink" Target="http://paperpile.com/b/bRw3F4/krGK6" TargetMode="External"/><Relationship Id="rId337" Type="http://schemas.openxmlformats.org/officeDocument/2006/relationships/hyperlink" Target="http://paperpile.com/b/bRw3F4/74hVE" TargetMode="External"/><Relationship Id="rId215" Type="http://schemas.openxmlformats.org/officeDocument/2006/relationships/hyperlink" Target="http://paperpile.com/b/bRw3F4/krGK6" TargetMode="External"/><Relationship Id="rId336" Type="http://schemas.openxmlformats.org/officeDocument/2006/relationships/hyperlink" Target="http://paperpile.com/b/bRw3F4/74hVE" TargetMode="External"/><Relationship Id="rId214" Type="http://schemas.openxmlformats.org/officeDocument/2006/relationships/hyperlink" Target="http://paperpile.com/b/bRw3F4/krGK6" TargetMode="External"/><Relationship Id="rId335" Type="http://schemas.openxmlformats.org/officeDocument/2006/relationships/hyperlink" Target="http://paperpile.com/b/bRw3F4/74hVE" TargetMode="External"/><Relationship Id="rId219" Type="http://schemas.openxmlformats.org/officeDocument/2006/relationships/hyperlink" Target="http://paperpile.com/b/bRw3F4/krGK6" TargetMode="External"/><Relationship Id="rId218" Type="http://schemas.openxmlformats.org/officeDocument/2006/relationships/hyperlink" Target="http://paperpile.com/b/bRw3F4/krGK6" TargetMode="External"/><Relationship Id="rId339" Type="http://schemas.openxmlformats.org/officeDocument/2006/relationships/hyperlink" Target="http://paperpile.com/b/bRw3F4/pZxPr" TargetMode="External"/><Relationship Id="rId330" Type="http://schemas.openxmlformats.org/officeDocument/2006/relationships/hyperlink" Target="http://paperpile.com/b/bRw3F4/HHrZf" TargetMode="External"/><Relationship Id="rId213" Type="http://schemas.openxmlformats.org/officeDocument/2006/relationships/hyperlink" Target="http://paperpile.com/b/bRw3F4/krGK6" TargetMode="External"/><Relationship Id="rId334" Type="http://schemas.openxmlformats.org/officeDocument/2006/relationships/hyperlink" Target="http://paperpile.com/b/bRw3F4/74hVE" TargetMode="External"/><Relationship Id="rId212" Type="http://schemas.openxmlformats.org/officeDocument/2006/relationships/hyperlink" Target="http://paperpile.com/b/bRw3F4/HMwlp" TargetMode="External"/><Relationship Id="rId333" Type="http://schemas.openxmlformats.org/officeDocument/2006/relationships/hyperlink" Target="http://paperpile.com/b/bRw3F4/74hVE" TargetMode="External"/><Relationship Id="rId211" Type="http://schemas.openxmlformats.org/officeDocument/2006/relationships/hyperlink" Target="http://paperpile.com/b/bRw3F4/HMwlp" TargetMode="External"/><Relationship Id="rId332" Type="http://schemas.openxmlformats.org/officeDocument/2006/relationships/hyperlink" Target="http://paperpile.com/b/bRw3F4/74hVE" TargetMode="External"/><Relationship Id="rId210" Type="http://schemas.openxmlformats.org/officeDocument/2006/relationships/hyperlink" Target="http://paperpile.com/b/bRw3F4/HMwlp" TargetMode="External"/><Relationship Id="rId331" Type="http://schemas.openxmlformats.org/officeDocument/2006/relationships/hyperlink" Target="http://paperpile.com/b/bRw3F4/HHrZf" TargetMode="External"/><Relationship Id="rId370" Type="http://schemas.openxmlformats.org/officeDocument/2006/relationships/hyperlink" Target="http://paperpile.com/b/bRw3F4/wHA69" TargetMode="External"/><Relationship Id="rId129" Type="http://schemas.openxmlformats.org/officeDocument/2006/relationships/hyperlink" Target="http://paperpile.com/b/bRw3F4/1WEdU" TargetMode="External"/><Relationship Id="rId128" Type="http://schemas.openxmlformats.org/officeDocument/2006/relationships/hyperlink" Target="http://paperpile.com/b/bRw3F4/1WEdU" TargetMode="External"/><Relationship Id="rId249" Type="http://schemas.openxmlformats.org/officeDocument/2006/relationships/hyperlink" Target="http://paperpile.com/b/bRw3F4/je6b" TargetMode="External"/><Relationship Id="rId127" Type="http://schemas.openxmlformats.org/officeDocument/2006/relationships/hyperlink" Target="http://paperpile.com/b/bRw3F4/1WEdU" TargetMode="External"/><Relationship Id="rId248" Type="http://schemas.openxmlformats.org/officeDocument/2006/relationships/hyperlink" Target="http://paperpile.com/b/bRw3F4/je6b" TargetMode="External"/><Relationship Id="rId369" Type="http://schemas.openxmlformats.org/officeDocument/2006/relationships/hyperlink" Target="http://paperpile.com/b/bRw3F4/wHA69" TargetMode="External"/><Relationship Id="rId126" Type="http://schemas.openxmlformats.org/officeDocument/2006/relationships/hyperlink" Target="http://paperpile.com/b/bRw3F4/1WEdU" TargetMode="External"/><Relationship Id="rId247" Type="http://schemas.openxmlformats.org/officeDocument/2006/relationships/hyperlink" Target="http://paperpile.com/b/bRw3F4/sbxu5" TargetMode="External"/><Relationship Id="rId368" Type="http://schemas.openxmlformats.org/officeDocument/2006/relationships/hyperlink" Target="http://paperpile.com/b/bRw3F4/wHA69" TargetMode="External"/><Relationship Id="rId121" Type="http://schemas.openxmlformats.org/officeDocument/2006/relationships/hyperlink" Target="http://paperpile.com/b/bRw3F4/FYv3S" TargetMode="External"/><Relationship Id="rId242" Type="http://schemas.openxmlformats.org/officeDocument/2006/relationships/hyperlink" Target="http://paperpile.com/b/bRw3F4/sbxu5" TargetMode="External"/><Relationship Id="rId363" Type="http://schemas.openxmlformats.org/officeDocument/2006/relationships/hyperlink" Target="http://paperpile.com/b/bRw3F4/vynsv" TargetMode="External"/><Relationship Id="rId120" Type="http://schemas.openxmlformats.org/officeDocument/2006/relationships/hyperlink" Target="http://paperpile.com/b/bRw3F4/FYv3S" TargetMode="External"/><Relationship Id="rId241" Type="http://schemas.openxmlformats.org/officeDocument/2006/relationships/hyperlink" Target="http://paperpile.com/b/bRw3F4/sbxu5" TargetMode="External"/><Relationship Id="rId362" Type="http://schemas.openxmlformats.org/officeDocument/2006/relationships/hyperlink" Target="http://paperpile.com/b/bRw3F4/vynsv" TargetMode="External"/><Relationship Id="rId240" Type="http://schemas.openxmlformats.org/officeDocument/2006/relationships/hyperlink" Target="http://paperpile.com/b/bRw3F4/fTdau" TargetMode="External"/><Relationship Id="rId361" Type="http://schemas.openxmlformats.org/officeDocument/2006/relationships/hyperlink" Target="http://paperpile.com/b/bRw3F4/vynsv" TargetMode="External"/><Relationship Id="rId360" Type="http://schemas.openxmlformats.org/officeDocument/2006/relationships/hyperlink" Target="http://paperpile.com/b/bRw3F4/vynsv" TargetMode="External"/><Relationship Id="rId125" Type="http://schemas.openxmlformats.org/officeDocument/2006/relationships/hyperlink" Target="http://paperpile.com/b/bRw3F4/1WEdU" TargetMode="External"/><Relationship Id="rId246" Type="http://schemas.openxmlformats.org/officeDocument/2006/relationships/hyperlink" Target="http://paperpile.com/b/bRw3F4/sbxu5" TargetMode="External"/><Relationship Id="rId367" Type="http://schemas.openxmlformats.org/officeDocument/2006/relationships/hyperlink" Target="http://paperpile.com/b/bRw3F4/wHA69" TargetMode="External"/><Relationship Id="rId124" Type="http://schemas.openxmlformats.org/officeDocument/2006/relationships/hyperlink" Target="http://paperpile.com/b/bRw3F4/1WEdU" TargetMode="External"/><Relationship Id="rId245" Type="http://schemas.openxmlformats.org/officeDocument/2006/relationships/hyperlink" Target="http://paperpile.com/b/bRw3F4/sbxu5" TargetMode="External"/><Relationship Id="rId366" Type="http://schemas.openxmlformats.org/officeDocument/2006/relationships/hyperlink" Target="http://paperpile.com/b/bRw3F4/vynsv" TargetMode="External"/><Relationship Id="rId123" Type="http://schemas.openxmlformats.org/officeDocument/2006/relationships/hyperlink" Target="http://paperpile.com/b/bRw3F4/1WEdU" TargetMode="External"/><Relationship Id="rId244" Type="http://schemas.openxmlformats.org/officeDocument/2006/relationships/hyperlink" Target="http://paperpile.com/b/bRw3F4/sbxu5" TargetMode="External"/><Relationship Id="rId365" Type="http://schemas.openxmlformats.org/officeDocument/2006/relationships/hyperlink" Target="http://paperpile.com/b/bRw3F4/vynsv" TargetMode="External"/><Relationship Id="rId122" Type="http://schemas.openxmlformats.org/officeDocument/2006/relationships/hyperlink" Target="http://paperpile.com/b/bRw3F4/FYv3S" TargetMode="External"/><Relationship Id="rId243" Type="http://schemas.openxmlformats.org/officeDocument/2006/relationships/hyperlink" Target="http://paperpile.com/b/bRw3F4/sbxu5" TargetMode="External"/><Relationship Id="rId364" Type="http://schemas.openxmlformats.org/officeDocument/2006/relationships/hyperlink" Target="http://paperpile.com/b/bRw3F4/vynsv" TargetMode="External"/><Relationship Id="rId95" Type="http://schemas.openxmlformats.org/officeDocument/2006/relationships/hyperlink" Target="http://paperpile.com/b/bRw3F4/IUGR" TargetMode="External"/><Relationship Id="rId94" Type="http://schemas.openxmlformats.org/officeDocument/2006/relationships/hyperlink" Target="http://paperpile.com/b/bRw3F4/tladl" TargetMode="External"/><Relationship Id="rId97" Type="http://schemas.openxmlformats.org/officeDocument/2006/relationships/hyperlink" Target="http://paperpile.com/b/bRw3F4/IUGR" TargetMode="External"/><Relationship Id="rId96" Type="http://schemas.openxmlformats.org/officeDocument/2006/relationships/hyperlink" Target="http://paperpile.com/b/bRw3F4/IUGR" TargetMode="External"/><Relationship Id="rId99" Type="http://schemas.openxmlformats.org/officeDocument/2006/relationships/hyperlink" Target="http://paperpile.com/b/bRw3F4/IUGR" TargetMode="External"/><Relationship Id="rId98" Type="http://schemas.openxmlformats.org/officeDocument/2006/relationships/hyperlink" Target="http://paperpile.com/b/bRw3F4/IUGR" TargetMode="External"/><Relationship Id="rId91" Type="http://schemas.openxmlformats.org/officeDocument/2006/relationships/hyperlink" Target="http://paperpile.com/b/bRw3F4/tladl" TargetMode="External"/><Relationship Id="rId90" Type="http://schemas.openxmlformats.org/officeDocument/2006/relationships/hyperlink" Target="http://paperpile.com/b/bRw3F4/tladl" TargetMode="External"/><Relationship Id="rId93" Type="http://schemas.openxmlformats.org/officeDocument/2006/relationships/hyperlink" Target="http://paperpile.com/b/bRw3F4/tladl" TargetMode="External"/><Relationship Id="rId92" Type="http://schemas.openxmlformats.org/officeDocument/2006/relationships/hyperlink" Target="http://paperpile.com/b/bRw3F4/tladl" TargetMode="External"/><Relationship Id="rId118" Type="http://schemas.openxmlformats.org/officeDocument/2006/relationships/hyperlink" Target="http://paperpile.com/b/bRw3F4/FYv3S" TargetMode="External"/><Relationship Id="rId239" Type="http://schemas.openxmlformats.org/officeDocument/2006/relationships/hyperlink" Target="http://paperpile.com/b/bRw3F4/fTdau" TargetMode="External"/><Relationship Id="rId117" Type="http://schemas.openxmlformats.org/officeDocument/2006/relationships/hyperlink" Target="http://paperpile.com/b/bRw3F4/FYv3S" TargetMode="External"/><Relationship Id="rId238" Type="http://schemas.openxmlformats.org/officeDocument/2006/relationships/hyperlink" Target="http://paperpile.com/b/bRw3F4/fTdau" TargetMode="External"/><Relationship Id="rId359" Type="http://schemas.openxmlformats.org/officeDocument/2006/relationships/hyperlink" Target="http://paperpile.com/b/bRw3F4/tjeID" TargetMode="External"/><Relationship Id="rId116" Type="http://schemas.openxmlformats.org/officeDocument/2006/relationships/hyperlink" Target="http://paperpile.com/b/bRw3F4/FYv3S" TargetMode="External"/><Relationship Id="rId237" Type="http://schemas.openxmlformats.org/officeDocument/2006/relationships/hyperlink" Target="http://paperpile.com/b/bRw3F4/fTdau" TargetMode="External"/><Relationship Id="rId358" Type="http://schemas.openxmlformats.org/officeDocument/2006/relationships/hyperlink" Target="http://paperpile.com/b/bRw3F4/tjeID" TargetMode="External"/><Relationship Id="rId115" Type="http://schemas.openxmlformats.org/officeDocument/2006/relationships/hyperlink" Target="http://paperpile.com/b/bRw3F4/ij0l3" TargetMode="External"/><Relationship Id="rId236" Type="http://schemas.openxmlformats.org/officeDocument/2006/relationships/hyperlink" Target="http://paperpile.com/b/bRw3F4/fTdau" TargetMode="External"/><Relationship Id="rId357" Type="http://schemas.openxmlformats.org/officeDocument/2006/relationships/hyperlink" Target="http://paperpile.com/b/bRw3F4/tjeID" TargetMode="External"/><Relationship Id="rId119" Type="http://schemas.openxmlformats.org/officeDocument/2006/relationships/hyperlink" Target="http://paperpile.com/b/bRw3F4/FYv3S" TargetMode="External"/><Relationship Id="rId110" Type="http://schemas.openxmlformats.org/officeDocument/2006/relationships/hyperlink" Target="http://paperpile.com/b/bRw3F4/ij0l3" TargetMode="External"/><Relationship Id="rId231" Type="http://schemas.openxmlformats.org/officeDocument/2006/relationships/hyperlink" Target="http://paperpile.com/b/bRw3F4/Q3rO8" TargetMode="External"/><Relationship Id="rId352" Type="http://schemas.openxmlformats.org/officeDocument/2006/relationships/hyperlink" Target="http://paperpile.com/b/bRw3F4/5sSKw" TargetMode="External"/><Relationship Id="rId230" Type="http://schemas.openxmlformats.org/officeDocument/2006/relationships/hyperlink" Target="http://paperpile.com/b/bRw3F4/Q3rO8" TargetMode="External"/><Relationship Id="rId351" Type="http://schemas.openxmlformats.org/officeDocument/2006/relationships/hyperlink" Target="http://dx.doi.org/10.1093/nar/gky166" TargetMode="External"/><Relationship Id="rId350" Type="http://schemas.openxmlformats.org/officeDocument/2006/relationships/hyperlink" Target="http://paperpile.com/b/bRw3F4/5sSKw" TargetMode="External"/><Relationship Id="rId114" Type="http://schemas.openxmlformats.org/officeDocument/2006/relationships/hyperlink" Target="http://paperpile.com/b/bRw3F4/ij0l3" TargetMode="External"/><Relationship Id="rId235" Type="http://schemas.openxmlformats.org/officeDocument/2006/relationships/hyperlink" Target="http://paperpile.com/b/bRw3F4/fTdau" TargetMode="External"/><Relationship Id="rId356" Type="http://schemas.openxmlformats.org/officeDocument/2006/relationships/hyperlink" Target="http://paperpile.com/b/bRw3F4/tjeID" TargetMode="External"/><Relationship Id="rId113" Type="http://schemas.openxmlformats.org/officeDocument/2006/relationships/hyperlink" Target="http://paperpile.com/b/bRw3F4/ij0l3" TargetMode="External"/><Relationship Id="rId234" Type="http://schemas.openxmlformats.org/officeDocument/2006/relationships/hyperlink" Target="http://paperpile.com/b/bRw3F4/fTdau" TargetMode="External"/><Relationship Id="rId355" Type="http://schemas.openxmlformats.org/officeDocument/2006/relationships/hyperlink" Target="http://paperpile.com/b/bRw3F4/tjeID" TargetMode="External"/><Relationship Id="rId112" Type="http://schemas.openxmlformats.org/officeDocument/2006/relationships/hyperlink" Target="http://paperpile.com/b/bRw3F4/ij0l3" TargetMode="External"/><Relationship Id="rId233" Type="http://schemas.openxmlformats.org/officeDocument/2006/relationships/hyperlink" Target="http://paperpile.com/b/bRw3F4/Q3rO8" TargetMode="External"/><Relationship Id="rId354" Type="http://schemas.openxmlformats.org/officeDocument/2006/relationships/hyperlink" Target="http://paperpile.com/b/bRw3F4/tjeID" TargetMode="External"/><Relationship Id="rId111" Type="http://schemas.openxmlformats.org/officeDocument/2006/relationships/hyperlink" Target="http://paperpile.com/b/bRw3F4/ij0l3" TargetMode="External"/><Relationship Id="rId232" Type="http://schemas.openxmlformats.org/officeDocument/2006/relationships/hyperlink" Target="http://paperpile.com/b/bRw3F4/Q3rO8" TargetMode="External"/><Relationship Id="rId353" Type="http://schemas.openxmlformats.org/officeDocument/2006/relationships/hyperlink" Target="http://paperpile.com/b/bRw3F4/tjeID" TargetMode="External"/><Relationship Id="rId305" Type="http://schemas.openxmlformats.org/officeDocument/2006/relationships/hyperlink" Target="http://paperpile.com/b/bRw3F4/DjYOf" TargetMode="External"/><Relationship Id="rId304" Type="http://schemas.openxmlformats.org/officeDocument/2006/relationships/hyperlink" Target="http://paperpile.com/b/bRw3F4/DjYOf" TargetMode="External"/><Relationship Id="rId303" Type="http://schemas.openxmlformats.org/officeDocument/2006/relationships/hyperlink" Target="http://paperpile.com/b/bRw3F4/AYbO6" TargetMode="External"/><Relationship Id="rId302" Type="http://schemas.openxmlformats.org/officeDocument/2006/relationships/hyperlink" Target="http://paperpile.com/b/bRw3F4/AYbO6" TargetMode="External"/><Relationship Id="rId309" Type="http://schemas.openxmlformats.org/officeDocument/2006/relationships/hyperlink" Target="http://paperpile.com/b/bRw3F4/DjYOf" TargetMode="External"/><Relationship Id="rId308" Type="http://schemas.openxmlformats.org/officeDocument/2006/relationships/hyperlink" Target="http://paperpile.com/b/bRw3F4/DjYOf" TargetMode="External"/><Relationship Id="rId307" Type="http://schemas.openxmlformats.org/officeDocument/2006/relationships/hyperlink" Target="http://paperpile.com/b/bRw3F4/DjYOf" TargetMode="External"/><Relationship Id="rId306" Type="http://schemas.openxmlformats.org/officeDocument/2006/relationships/hyperlink" Target="http://paperpile.com/b/bRw3F4/DjYOf" TargetMode="External"/><Relationship Id="rId301" Type="http://schemas.openxmlformats.org/officeDocument/2006/relationships/hyperlink" Target="http://paperpile.com/b/bRw3F4/AYbO6" TargetMode="External"/><Relationship Id="rId300" Type="http://schemas.openxmlformats.org/officeDocument/2006/relationships/hyperlink" Target="http://paperpile.com/b/bRw3F4/AYbO6" TargetMode="External"/><Relationship Id="rId413" Type="http://schemas.openxmlformats.org/officeDocument/2006/relationships/hyperlink" Target="http://paperpile.com/b/bRw3F4/tJCpq" TargetMode="External"/><Relationship Id="rId412" Type="http://schemas.openxmlformats.org/officeDocument/2006/relationships/hyperlink" Target="http://paperpile.com/b/bRw3F4/tJCpq" TargetMode="External"/><Relationship Id="rId411" Type="http://schemas.openxmlformats.org/officeDocument/2006/relationships/hyperlink" Target="http://paperpile.com/b/bRw3F4/tJCpq" TargetMode="External"/><Relationship Id="rId410" Type="http://schemas.openxmlformats.org/officeDocument/2006/relationships/hyperlink" Target="http://paperpile.com/b/bRw3F4/tJCpq" TargetMode="External"/><Relationship Id="rId206" Type="http://schemas.openxmlformats.org/officeDocument/2006/relationships/hyperlink" Target="http://paperpile.com/b/bRw3F4/HMwlp" TargetMode="External"/><Relationship Id="rId327" Type="http://schemas.openxmlformats.org/officeDocument/2006/relationships/hyperlink" Target="http://paperpile.com/b/bRw3F4/HHrZf" TargetMode="External"/><Relationship Id="rId205" Type="http://schemas.openxmlformats.org/officeDocument/2006/relationships/hyperlink" Target="http://paperpile.com/b/bRw3F4/ClM6u" TargetMode="External"/><Relationship Id="rId326" Type="http://schemas.openxmlformats.org/officeDocument/2006/relationships/hyperlink" Target="http://paperpile.com/b/bRw3F4/HHrZf" TargetMode="External"/><Relationship Id="rId204" Type="http://schemas.openxmlformats.org/officeDocument/2006/relationships/hyperlink" Target="http://paperpile.com/b/bRw3F4/ClM6u" TargetMode="External"/><Relationship Id="rId325" Type="http://schemas.openxmlformats.org/officeDocument/2006/relationships/hyperlink" Target="http://paperpile.com/b/bRw3F4/HHrZf" TargetMode="External"/><Relationship Id="rId203" Type="http://schemas.openxmlformats.org/officeDocument/2006/relationships/hyperlink" Target="http://paperpile.com/b/bRw3F4/ClM6u" TargetMode="External"/><Relationship Id="rId324" Type="http://schemas.openxmlformats.org/officeDocument/2006/relationships/hyperlink" Target="http://paperpile.com/b/bRw3F4/hReGN" TargetMode="External"/><Relationship Id="rId209" Type="http://schemas.openxmlformats.org/officeDocument/2006/relationships/hyperlink" Target="http://paperpile.com/b/bRw3F4/HMwlp" TargetMode="External"/><Relationship Id="rId208" Type="http://schemas.openxmlformats.org/officeDocument/2006/relationships/hyperlink" Target="http://paperpile.com/b/bRw3F4/HMwlp" TargetMode="External"/><Relationship Id="rId329" Type="http://schemas.openxmlformats.org/officeDocument/2006/relationships/hyperlink" Target="http://paperpile.com/b/bRw3F4/HHrZf" TargetMode="External"/><Relationship Id="rId207" Type="http://schemas.openxmlformats.org/officeDocument/2006/relationships/hyperlink" Target="http://paperpile.com/b/bRw3F4/HMwlp" TargetMode="External"/><Relationship Id="rId328" Type="http://schemas.openxmlformats.org/officeDocument/2006/relationships/hyperlink" Target="http://paperpile.com/b/bRw3F4/HHrZf" TargetMode="External"/><Relationship Id="rId202" Type="http://schemas.openxmlformats.org/officeDocument/2006/relationships/hyperlink" Target="http://paperpile.com/b/bRw3F4/ClM6u" TargetMode="External"/><Relationship Id="rId323" Type="http://schemas.openxmlformats.org/officeDocument/2006/relationships/hyperlink" Target="http://paperpile.com/b/bRw3F4/hReGN" TargetMode="External"/><Relationship Id="rId201" Type="http://schemas.openxmlformats.org/officeDocument/2006/relationships/hyperlink" Target="http://paperpile.com/b/bRw3F4/ClM6u" TargetMode="External"/><Relationship Id="rId322" Type="http://schemas.openxmlformats.org/officeDocument/2006/relationships/hyperlink" Target="http://paperpile.com/b/bRw3F4/hReGN" TargetMode="External"/><Relationship Id="rId200" Type="http://schemas.openxmlformats.org/officeDocument/2006/relationships/hyperlink" Target="http://paperpile.com/b/bRw3F4/ClM6u" TargetMode="External"/><Relationship Id="rId321" Type="http://schemas.openxmlformats.org/officeDocument/2006/relationships/hyperlink" Target="http://paperpile.com/b/bRw3F4/hReGN" TargetMode="External"/><Relationship Id="rId320" Type="http://schemas.openxmlformats.org/officeDocument/2006/relationships/hyperlink" Target="http://paperpile.com/b/bRw3F4/hReGN" TargetMode="External"/><Relationship Id="rId316" Type="http://schemas.openxmlformats.org/officeDocument/2006/relationships/hyperlink" Target="http://paperpile.com/b/bRw3F4/UHZWF" TargetMode="External"/><Relationship Id="rId315" Type="http://schemas.openxmlformats.org/officeDocument/2006/relationships/hyperlink" Target="http://paperpile.com/b/bRw3F4/UHZWF" TargetMode="External"/><Relationship Id="rId314" Type="http://schemas.openxmlformats.org/officeDocument/2006/relationships/hyperlink" Target="http://paperpile.com/b/bRw3F4/UHZWF" TargetMode="External"/><Relationship Id="rId313" Type="http://schemas.openxmlformats.org/officeDocument/2006/relationships/hyperlink" Target="http://paperpile.com/b/bRw3F4/UHZWF" TargetMode="External"/><Relationship Id="rId319" Type="http://schemas.openxmlformats.org/officeDocument/2006/relationships/hyperlink" Target="http://paperpile.com/b/bRw3F4/hReGN" TargetMode="External"/><Relationship Id="rId318" Type="http://schemas.openxmlformats.org/officeDocument/2006/relationships/hyperlink" Target="http://paperpile.com/b/bRw3F4/hReGN" TargetMode="External"/><Relationship Id="rId317" Type="http://schemas.openxmlformats.org/officeDocument/2006/relationships/hyperlink" Target="http://paperpile.com/b/bRw3F4/UHZWF" TargetMode="External"/><Relationship Id="rId312" Type="http://schemas.openxmlformats.org/officeDocument/2006/relationships/hyperlink" Target="http://paperpile.com/b/bRw3F4/UHZWF" TargetMode="External"/><Relationship Id="rId311" Type="http://schemas.openxmlformats.org/officeDocument/2006/relationships/hyperlink" Target="http://paperpile.com/b/bRw3F4/UHZWF" TargetMode="External"/><Relationship Id="rId310" Type="http://schemas.openxmlformats.org/officeDocument/2006/relationships/hyperlink" Target="http://paperpile.com/b/bRw3F4/DjYO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